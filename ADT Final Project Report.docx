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C38C3E" w14:textId="251479D3" w:rsidR="003A7974" w:rsidRDefault="003A7974">
      <w:pPr>
        <w:rPr>
          <w:b/>
          <w:bCs/>
          <w:color w:val="000000" w:themeColor="text1"/>
          <w:sz w:val="24"/>
          <w:szCs w:val="32"/>
        </w:rPr>
      </w:pPr>
      <w:r w:rsidRPr="00EC25A9">
        <w:rPr>
          <w:b/>
          <w:bCs/>
          <w:color w:val="000000" w:themeColor="text1"/>
          <w:sz w:val="24"/>
          <w:szCs w:val="32"/>
        </w:rPr>
        <w:t>E</w:t>
      </w:r>
      <w:r w:rsidR="00980159">
        <w:rPr>
          <w:b/>
          <w:bCs/>
          <w:color w:val="000000" w:themeColor="text1"/>
          <w:sz w:val="24"/>
          <w:szCs w:val="32"/>
        </w:rPr>
        <w:t>-</w:t>
      </w:r>
      <w:r w:rsidRPr="00EC25A9">
        <w:rPr>
          <w:b/>
          <w:bCs/>
          <w:color w:val="000000" w:themeColor="text1"/>
          <w:sz w:val="24"/>
          <w:szCs w:val="32"/>
        </w:rPr>
        <w:t>commerce Database and Analytics Platform Final Report</w:t>
      </w:r>
    </w:p>
    <w:p w14:paraId="4591EB2D" w14:textId="72F80009" w:rsidR="004A6D6C" w:rsidRDefault="004A6D6C">
      <w:pPr>
        <w:rPr>
          <w:b/>
          <w:bCs/>
          <w:color w:val="000000" w:themeColor="text1"/>
          <w:sz w:val="24"/>
          <w:szCs w:val="32"/>
        </w:rPr>
      </w:pPr>
      <w:r>
        <w:rPr>
          <w:b/>
          <w:bCs/>
          <w:color w:val="000000" w:themeColor="text1"/>
          <w:sz w:val="24"/>
          <w:szCs w:val="32"/>
        </w:rPr>
        <w:t>8/2/2025</w:t>
      </w:r>
    </w:p>
    <w:p w14:paraId="6EDB98D4" w14:textId="55A805C8" w:rsidR="009373FB" w:rsidRPr="009465C1" w:rsidRDefault="009373FB">
      <w:pPr>
        <w:rPr>
          <w:color w:val="000000" w:themeColor="text1"/>
          <w:sz w:val="20"/>
          <w:szCs w:val="24"/>
        </w:rPr>
      </w:pPr>
      <w:r w:rsidRPr="009465C1">
        <w:rPr>
          <w:color w:val="000000" w:themeColor="text1"/>
          <w:sz w:val="20"/>
          <w:szCs w:val="24"/>
        </w:rPr>
        <w:t>The GitHub URL and link are found</w:t>
      </w:r>
      <w:r w:rsidR="009465C1" w:rsidRPr="009465C1">
        <w:rPr>
          <w:color w:val="000000" w:themeColor="text1"/>
          <w:sz w:val="20"/>
          <w:szCs w:val="24"/>
        </w:rPr>
        <w:t xml:space="preserve"> on the final page of this report</w:t>
      </w:r>
    </w:p>
    <w:p w14:paraId="43CAEAD7" w14:textId="0CDBFF3E" w:rsidR="003A7974" w:rsidRPr="009373FB" w:rsidRDefault="00EC25A9">
      <w:pPr>
        <w:rPr>
          <w:b/>
          <w:bCs/>
          <w:color w:val="000000" w:themeColor="text1"/>
          <w:sz w:val="24"/>
          <w:szCs w:val="32"/>
        </w:rPr>
      </w:pPr>
      <w:r>
        <w:rPr>
          <w:b/>
          <w:bCs/>
          <w:color w:val="000000" w:themeColor="text1"/>
        </w:rPr>
        <w:t xml:space="preserve">Team Members: </w:t>
      </w:r>
      <w:r w:rsidRPr="00EC25A9">
        <w:rPr>
          <w:color w:val="000000" w:themeColor="text1"/>
        </w:rPr>
        <w:t>Owen Randolph, Gabe Tharp, Marcos Fernandez</w:t>
      </w:r>
    </w:p>
    <w:p w14:paraId="3F3A9D02" w14:textId="08E7E864" w:rsidR="004B42BF" w:rsidRDefault="004B42BF">
      <w:pPr>
        <w:rPr>
          <w:b/>
          <w:bCs/>
          <w:color w:val="000000" w:themeColor="text1"/>
        </w:rPr>
      </w:pPr>
      <w:r w:rsidRPr="004F409D">
        <w:rPr>
          <w:b/>
          <w:bCs/>
          <w:color w:val="000000" w:themeColor="text1"/>
        </w:rPr>
        <w:t>Purpose</w:t>
      </w:r>
      <w:r>
        <w:rPr>
          <w:b/>
          <w:bCs/>
          <w:color w:val="000000" w:themeColor="text1"/>
        </w:rPr>
        <w:t xml:space="preserve"> and Audience</w:t>
      </w:r>
    </w:p>
    <w:p w14:paraId="4635EF16" w14:textId="5572AD08" w:rsidR="00B03644" w:rsidRDefault="004B42BF">
      <w:pPr>
        <w:rPr>
          <w:color w:val="000000" w:themeColor="text1"/>
        </w:rPr>
      </w:pPr>
      <w:r>
        <w:rPr>
          <w:color w:val="000000" w:themeColor="text1"/>
        </w:rPr>
        <w:t>Visualizing and accessing organized e</w:t>
      </w:r>
      <w:r w:rsidR="00980159">
        <w:rPr>
          <w:color w:val="000000" w:themeColor="text1"/>
        </w:rPr>
        <w:t>-</w:t>
      </w:r>
      <w:r>
        <w:rPr>
          <w:color w:val="000000" w:themeColor="text1"/>
        </w:rPr>
        <w:t xml:space="preserve">commerce data in an insightful way to identify strengths and weaknesses in </w:t>
      </w:r>
      <w:r w:rsidR="00980159">
        <w:rPr>
          <w:color w:val="000000" w:themeColor="text1"/>
        </w:rPr>
        <w:t>various business domains</w:t>
      </w:r>
      <w:r>
        <w:rPr>
          <w:color w:val="000000" w:themeColor="text1"/>
        </w:rPr>
        <w:t>. E</w:t>
      </w:r>
      <w:r w:rsidR="00980159">
        <w:rPr>
          <w:color w:val="000000" w:themeColor="text1"/>
        </w:rPr>
        <w:t>-</w:t>
      </w:r>
      <w:r>
        <w:rPr>
          <w:color w:val="000000" w:themeColor="text1"/>
        </w:rPr>
        <w:t xml:space="preserve">commerce data is a constantly updating pool of information that is essential to capture, store, and interpret. Our team’s dashboard, along with our deployment </w:t>
      </w:r>
      <w:r w:rsidR="00FF14EE">
        <w:rPr>
          <w:color w:val="000000" w:themeColor="text1"/>
        </w:rPr>
        <w:t>of a MySQL Amazon Aurora database, is intended for use by internal stakeholders of an e</w:t>
      </w:r>
      <w:r w:rsidR="00980159">
        <w:rPr>
          <w:color w:val="000000" w:themeColor="text1"/>
        </w:rPr>
        <w:t>-</w:t>
      </w:r>
      <w:r w:rsidR="00FF14EE">
        <w:rPr>
          <w:color w:val="000000" w:themeColor="text1"/>
        </w:rPr>
        <w:t xml:space="preserve">commerce organization. Specifically, it is intended to highlight where products are being shipped, which products are profitable, and where improvements to the supply chain can be made. Secure and robust storage and informative visuals are essential steps to understanding these core concepts. </w:t>
      </w:r>
    </w:p>
    <w:p w14:paraId="73592E26" w14:textId="77777777" w:rsidR="00B03644" w:rsidRDefault="00B03644" w:rsidP="00B03644">
      <w:pPr>
        <w:rPr>
          <w:b/>
          <w:bCs/>
        </w:rPr>
      </w:pPr>
      <w:r>
        <w:rPr>
          <w:b/>
          <w:bCs/>
        </w:rPr>
        <w:t>App Functionality</w:t>
      </w:r>
    </w:p>
    <w:p w14:paraId="241161CE" w14:textId="1D926CBF" w:rsidR="00B03644" w:rsidRDefault="00B03644">
      <w:pPr>
        <w:rPr>
          <w:color w:val="000000" w:themeColor="text1"/>
        </w:rPr>
      </w:pPr>
      <w:r>
        <w:rPr>
          <w:color w:val="000000" w:themeColor="text1"/>
        </w:rPr>
        <w:t>Our e</w:t>
      </w:r>
      <w:r w:rsidR="00980159">
        <w:rPr>
          <w:color w:val="000000" w:themeColor="text1"/>
        </w:rPr>
        <w:t>-</w:t>
      </w:r>
      <w:r>
        <w:rPr>
          <w:color w:val="000000" w:themeColor="text1"/>
        </w:rPr>
        <w:t xml:space="preserve">commerce dashboard has simple functionality with an easy-to-use Amazon </w:t>
      </w:r>
      <w:proofErr w:type="spellStart"/>
      <w:r>
        <w:rPr>
          <w:color w:val="000000" w:themeColor="text1"/>
        </w:rPr>
        <w:t>Quick</w:t>
      </w:r>
      <w:r w:rsidR="00980159">
        <w:rPr>
          <w:color w:val="000000" w:themeColor="text1"/>
        </w:rPr>
        <w:t>S</w:t>
      </w:r>
      <w:r>
        <w:rPr>
          <w:color w:val="000000" w:themeColor="text1"/>
        </w:rPr>
        <w:t>ight</w:t>
      </w:r>
      <w:proofErr w:type="spellEnd"/>
      <w:r>
        <w:rPr>
          <w:color w:val="000000" w:themeColor="text1"/>
        </w:rPr>
        <w:t xml:space="preserve"> interface</w:t>
      </w:r>
      <w:r w:rsidR="00C023CE">
        <w:rPr>
          <w:color w:val="000000" w:themeColor="text1"/>
        </w:rPr>
        <w:t>:</w:t>
      </w:r>
    </w:p>
    <w:p w14:paraId="32EC6B24" w14:textId="77777777" w:rsidR="00980159" w:rsidRDefault="003A7974" w:rsidP="00980159">
      <w:pPr>
        <w:rPr>
          <w:color w:val="000000" w:themeColor="text1"/>
        </w:rPr>
      </w:pPr>
      <w:r w:rsidRPr="00980159">
        <w:rPr>
          <w:color w:val="000000" w:themeColor="text1"/>
        </w:rPr>
        <w:t xml:space="preserve">There are two modules for this dashboard: </w:t>
      </w:r>
    </w:p>
    <w:p w14:paraId="1D4D2CC4" w14:textId="096997AD" w:rsidR="00B03644" w:rsidRPr="00980159" w:rsidRDefault="003A7974" w:rsidP="00980159">
      <w:pPr>
        <w:rPr>
          <w:color w:val="000000" w:themeColor="text1"/>
        </w:rPr>
      </w:pPr>
      <w:r w:rsidRPr="00980159">
        <w:rPr>
          <w:color w:val="000000" w:themeColor="text1"/>
        </w:rPr>
        <w:t>Product Analysis, focusing on product related metrics</w:t>
      </w:r>
    </w:p>
    <w:p w14:paraId="7BBCB6DA" w14:textId="15DB3403" w:rsidR="003A7974" w:rsidRDefault="00B54275" w:rsidP="00EC25A9">
      <w:pPr>
        <w:pStyle w:val="ListParagraph"/>
        <w:ind w:left="0"/>
        <w:rPr>
          <w:color w:val="000000" w:themeColor="text1"/>
        </w:rPr>
      </w:pPr>
      <w:r w:rsidRPr="00B54275">
        <w:rPr>
          <w:noProof/>
          <w:color w:val="000000" w:themeColor="text1"/>
        </w:rPr>
        <w:drawing>
          <wp:inline distT="0" distB="0" distL="0" distR="0" wp14:anchorId="15670FAA" wp14:editId="3650EAE9">
            <wp:extent cx="5943600" cy="3737610"/>
            <wp:effectExtent l="0" t="0" r="0" b="0"/>
            <wp:docPr id="14363670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7095" name="Picture 1" descr="A screenshot of a computer&#10;&#10;AI-generated content may be incorrect."/>
                    <pic:cNvPicPr/>
                  </pic:nvPicPr>
                  <pic:blipFill>
                    <a:blip r:embed="rId5"/>
                    <a:stretch>
                      <a:fillRect/>
                    </a:stretch>
                  </pic:blipFill>
                  <pic:spPr>
                    <a:xfrm>
                      <a:off x="0" y="0"/>
                      <a:ext cx="5943600" cy="3737610"/>
                    </a:xfrm>
                    <a:prstGeom prst="rect">
                      <a:avLst/>
                    </a:prstGeom>
                  </pic:spPr>
                </pic:pic>
              </a:graphicData>
            </a:graphic>
          </wp:inline>
        </w:drawing>
      </w:r>
    </w:p>
    <w:p w14:paraId="1FFC3E4D" w14:textId="77777777" w:rsidR="00EC25A9" w:rsidRDefault="00EC25A9" w:rsidP="003A7974">
      <w:pPr>
        <w:pStyle w:val="ListParagraph"/>
        <w:rPr>
          <w:color w:val="000000" w:themeColor="text1"/>
        </w:rPr>
      </w:pPr>
    </w:p>
    <w:p w14:paraId="66971FC2" w14:textId="77777777" w:rsidR="00EC25A9" w:rsidRDefault="00EC25A9" w:rsidP="00EC25A9">
      <w:pPr>
        <w:pStyle w:val="ListParagraph"/>
        <w:numPr>
          <w:ilvl w:val="0"/>
          <w:numId w:val="8"/>
        </w:numPr>
        <w:rPr>
          <w:color w:val="000000" w:themeColor="text1"/>
        </w:rPr>
      </w:pPr>
      <w:r>
        <w:rPr>
          <w:color w:val="000000" w:themeColor="text1"/>
        </w:rPr>
        <w:t>Product Analysis module visualizations</w:t>
      </w:r>
    </w:p>
    <w:p w14:paraId="4EAA4558" w14:textId="77777777" w:rsidR="00EC25A9" w:rsidRPr="00EC25A9" w:rsidRDefault="00EC25A9" w:rsidP="00EC25A9">
      <w:pPr>
        <w:pStyle w:val="ListParagraph"/>
        <w:numPr>
          <w:ilvl w:val="1"/>
          <w:numId w:val="8"/>
        </w:numPr>
        <w:rPr>
          <w:color w:val="000000" w:themeColor="text1"/>
        </w:rPr>
      </w:pPr>
      <w:r w:rsidRPr="00EC25A9">
        <w:rPr>
          <w:color w:val="000000" w:themeColor="text1"/>
        </w:rPr>
        <w:t>The bar chart identifies top-performing categories for marketing and sector investment strategies</w:t>
      </w:r>
    </w:p>
    <w:p w14:paraId="75332213" w14:textId="77777777" w:rsidR="00EC25A9" w:rsidRPr="00EC25A9" w:rsidRDefault="00EC25A9" w:rsidP="00EC25A9">
      <w:pPr>
        <w:pStyle w:val="ListParagraph"/>
        <w:numPr>
          <w:ilvl w:val="1"/>
          <w:numId w:val="8"/>
        </w:numPr>
        <w:rPr>
          <w:color w:val="000000" w:themeColor="text1"/>
        </w:rPr>
      </w:pPr>
      <w:r w:rsidRPr="00EC25A9">
        <w:rPr>
          <w:color w:val="000000" w:themeColor="text1"/>
        </w:rPr>
        <w:t>The tree map shows users which sub-categories contribute most volume and profit, guiding decisions on scaling production or focusing on promotional efforts</w:t>
      </w:r>
    </w:p>
    <w:p w14:paraId="45AF1C54" w14:textId="77777777" w:rsidR="00EC25A9" w:rsidRPr="00EC25A9" w:rsidRDefault="00EC25A9" w:rsidP="00EC25A9">
      <w:pPr>
        <w:pStyle w:val="ListParagraph"/>
        <w:numPr>
          <w:ilvl w:val="1"/>
          <w:numId w:val="8"/>
        </w:numPr>
        <w:rPr>
          <w:color w:val="000000" w:themeColor="text1"/>
        </w:rPr>
      </w:pPr>
      <w:r w:rsidRPr="00EC25A9">
        <w:rPr>
          <w:color w:val="000000" w:themeColor="text1"/>
        </w:rPr>
        <w:t>The Sankey diagram shows profit by sub-category and region, allowing stakeholders to see which sub-categories are most profitable in which region, guiding resource allocation and campaigns</w:t>
      </w:r>
    </w:p>
    <w:p w14:paraId="69DE8BDE" w14:textId="196C22EC" w:rsidR="00EC25A9" w:rsidRPr="00EC25A9" w:rsidRDefault="00980159" w:rsidP="00EC25A9">
      <w:pPr>
        <w:pStyle w:val="ListParagraph"/>
        <w:numPr>
          <w:ilvl w:val="1"/>
          <w:numId w:val="8"/>
        </w:numPr>
        <w:rPr>
          <w:color w:val="000000" w:themeColor="text1"/>
        </w:rPr>
      </w:pPr>
      <w:r>
        <w:rPr>
          <w:color w:val="000000" w:themeColor="text1"/>
        </w:rPr>
        <w:t>T</w:t>
      </w:r>
      <w:r w:rsidR="00EC25A9" w:rsidRPr="00EC25A9">
        <w:rPr>
          <w:color w:val="000000" w:themeColor="text1"/>
        </w:rPr>
        <w:t>he line diagram has sales profit and volume by date to identify seasonality, demand spikes, growth trends for inventory planning, marketing scheduling, and sales forecasting</w:t>
      </w:r>
    </w:p>
    <w:p w14:paraId="1F59F891" w14:textId="77777777" w:rsidR="00980159" w:rsidRDefault="00980159" w:rsidP="00980159">
      <w:pPr>
        <w:rPr>
          <w:color w:val="000000" w:themeColor="text1"/>
        </w:rPr>
      </w:pPr>
    </w:p>
    <w:p w14:paraId="0FC3DFE2" w14:textId="5E885ACA" w:rsidR="003A7974" w:rsidRPr="00980159" w:rsidRDefault="00980159" w:rsidP="00980159">
      <w:pPr>
        <w:rPr>
          <w:color w:val="000000" w:themeColor="text1"/>
        </w:rPr>
      </w:pPr>
      <w:r>
        <w:rPr>
          <w:color w:val="000000" w:themeColor="text1"/>
        </w:rPr>
        <w:t>a</w:t>
      </w:r>
      <w:r w:rsidR="003A7974" w:rsidRPr="00980159">
        <w:rPr>
          <w:color w:val="000000" w:themeColor="text1"/>
        </w:rPr>
        <w:t xml:space="preserve">nd </w:t>
      </w:r>
      <w:r>
        <w:rPr>
          <w:color w:val="000000" w:themeColor="text1"/>
        </w:rPr>
        <w:t xml:space="preserve">the </w:t>
      </w:r>
      <w:r w:rsidR="003A7974" w:rsidRPr="00980159">
        <w:rPr>
          <w:color w:val="000000" w:themeColor="text1"/>
        </w:rPr>
        <w:t>Region Analysis</w:t>
      </w:r>
      <w:r>
        <w:rPr>
          <w:color w:val="000000" w:themeColor="text1"/>
        </w:rPr>
        <w:t xml:space="preserve"> module</w:t>
      </w:r>
      <w:r w:rsidR="003A7974" w:rsidRPr="00980159">
        <w:rPr>
          <w:color w:val="000000" w:themeColor="text1"/>
        </w:rPr>
        <w:t>, focusing on geographic location-related metrics</w:t>
      </w:r>
    </w:p>
    <w:p w14:paraId="0E539968" w14:textId="1CAFAED7" w:rsidR="003A7974" w:rsidRDefault="00B54275" w:rsidP="00EC25A9">
      <w:pPr>
        <w:pStyle w:val="ListParagraph"/>
        <w:ind w:left="0"/>
        <w:rPr>
          <w:color w:val="000000" w:themeColor="text1"/>
        </w:rPr>
      </w:pPr>
      <w:r w:rsidRPr="00B54275">
        <w:rPr>
          <w:noProof/>
          <w:color w:val="000000" w:themeColor="text1"/>
        </w:rPr>
        <w:drawing>
          <wp:inline distT="0" distB="0" distL="0" distR="0" wp14:anchorId="1AD33CA2" wp14:editId="1466578F">
            <wp:extent cx="5943600" cy="3686810"/>
            <wp:effectExtent l="0" t="0" r="0" b="8890"/>
            <wp:docPr id="1665151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1194" name="Picture 1" descr="A screenshot of a computer&#10;&#10;AI-generated content may be incorrect."/>
                    <pic:cNvPicPr/>
                  </pic:nvPicPr>
                  <pic:blipFill>
                    <a:blip r:embed="rId6"/>
                    <a:stretch>
                      <a:fillRect/>
                    </a:stretch>
                  </pic:blipFill>
                  <pic:spPr>
                    <a:xfrm>
                      <a:off x="0" y="0"/>
                      <a:ext cx="5943600" cy="3686810"/>
                    </a:xfrm>
                    <a:prstGeom prst="rect">
                      <a:avLst/>
                    </a:prstGeom>
                  </pic:spPr>
                </pic:pic>
              </a:graphicData>
            </a:graphic>
          </wp:inline>
        </w:drawing>
      </w:r>
    </w:p>
    <w:p w14:paraId="47C56622" w14:textId="77777777" w:rsidR="00EC25A9" w:rsidRDefault="00EC25A9" w:rsidP="00EC25A9">
      <w:pPr>
        <w:pStyle w:val="ListParagraph"/>
        <w:numPr>
          <w:ilvl w:val="0"/>
          <w:numId w:val="8"/>
        </w:numPr>
        <w:rPr>
          <w:color w:val="000000" w:themeColor="text1"/>
        </w:rPr>
      </w:pPr>
      <w:r>
        <w:rPr>
          <w:color w:val="000000" w:themeColor="text1"/>
        </w:rPr>
        <w:t>Region Analysis module visualizations</w:t>
      </w:r>
    </w:p>
    <w:p w14:paraId="7AEBFC97" w14:textId="77777777" w:rsidR="00EC25A9" w:rsidRPr="00EC25A9" w:rsidRDefault="00EC25A9" w:rsidP="00EC25A9">
      <w:pPr>
        <w:pStyle w:val="ListParagraph"/>
        <w:numPr>
          <w:ilvl w:val="1"/>
          <w:numId w:val="8"/>
        </w:numPr>
        <w:rPr>
          <w:color w:val="000000" w:themeColor="text1"/>
        </w:rPr>
      </w:pPr>
      <w:r w:rsidRPr="00EC25A9">
        <w:rPr>
          <w:color w:val="000000" w:themeColor="text1"/>
        </w:rPr>
        <w:t>Text Insight highlights which sub-categories perform best in each region, enabling targeted regional strategies</w:t>
      </w:r>
    </w:p>
    <w:p w14:paraId="4A462FAE" w14:textId="77777777" w:rsidR="00EC25A9" w:rsidRPr="00EC25A9" w:rsidRDefault="00EC25A9" w:rsidP="00EC25A9">
      <w:pPr>
        <w:pStyle w:val="ListParagraph"/>
        <w:numPr>
          <w:ilvl w:val="1"/>
          <w:numId w:val="8"/>
        </w:numPr>
        <w:rPr>
          <w:color w:val="000000" w:themeColor="text1"/>
        </w:rPr>
      </w:pPr>
      <w:r w:rsidRPr="00EC25A9">
        <w:rPr>
          <w:color w:val="000000" w:themeColor="text1"/>
        </w:rPr>
        <w:t>The Shipping mode bar chart is broken down by regions, guiding logistics decision making</w:t>
      </w:r>
    </w:p>
    <w:p w14:paraId="01A005C0" w14:textId="77777777" w:rsidR="00EC25A9" w:rsidRPr="00EC25A9" w:rsidRDefault="00EC25A9" w:rsidP="00EC25A9">
      <w:pPr>
        <w:pStyle w:val="ListParagraph"/>
        <w:numPr>
          <w:ilvl w:val="1"/>
          <w:numId w:val="8"/>
        </w:numPr>
        <w:rPr>
          <w:color w:val="000000" w:themeColor="text1"/>
        </w:rPr>
      </w:pPr>
      <w:r w:rsidRPr="00EC25A9">
        <w:rPr>
          <w:color w:val="000000" w:themeColor="text1"/>
        </w:rPr>
        <w:t>The pie charts reveal the most profitable states per region for marketing campaigns and inventory distribution</w:t>
      </w:r>
    </w:p>
    <w:p w14:paraId="73093A90" w14:textId="634FD9F6" w:rsidR="00EC25A9" w:rsidRPr="00EC25A9" w:rsidRDefault="00EC25A9" w:rsidP="00EC25A9">
      <w:pPr>
        <w:pStyle w:val="ListParagraph"/>
        <w:numPr>
          <w:ilvl w:val="1"/>
          <w:numId w:val="8"/>
        </w:numPr>
        <w:rPr>
          <w:color w:val="000000" w:themeColor="text1"/>
        </w:rPr>
      </w:pPr>
      <w:r>
        <w:rPr>
          <w:color w:val="000000" w:themeColor="text1"/>
        </w:rPr>
        <w:lastRenderedPageBreak/>
        <w:t>T</w:t>
      </w:r>
      <w:r w:rsidRPr="00EC25A9">
        <w:rPr>
          <w:color w:val="000000" w:themeColor="text1"/>
        </w:rPr>
        <w:t>he geographic map</w:t>
      </w:r>
      <w:r>
        <w:rPr>
          <w:color w:val="000000" w:themeColor="text1"/>
        </w:rPr>
        <w:t xml:space="preserve"> p</w:t>
      </w:r>
      <w:r w:rsidRPr="00EC25A9">
        <w:rPr>
          <w:color w:val="000000" w:themeColor="text1"/>
        </w:rPr>
        <w:t>rovides at-a-glance insight into categorical performance and trends by region, supporting strategic decisions like where to allocate resources or open new distribution centers</w:t>
      </w:r>
    </w:p>
    <w:p w14:paraId="7A7A7AC9" w14:textId="77777777" w:rsidR="00EC25A9" w:rsidRDefault="00EC25A9" w:rsidP="003A7974">
      <w:pPr>
        <w:pStyle w:val="ListParagraph"/>
        <w:rPr>
          <w:color w:val="000000" w:themeColor="text1"/>
        </w:rPr>
      </w:pPr>
    </w:p>
    <w:p w14:paraId="2E678B48" w14:textId="5059E9A6" w:rsidR="003A7974" w:rsidRDefault="003A7974" w:rsidP="003A7974">
      <w:pPr>
        <w:pStyle w:val="ListParagraph"/>
        <w:numPr>
          <w:ilvl w:val="0"/>
          <w:numId w:val="8"/>
        </w:numPr>
        <w:rPr>
          <w:color w:val="000000" w:themeColor="text1"/>
        </w:rPr>
      </w:pPr>
      <w:r w:rsidRPr="004F409D">
        <w:rPr>
          <w:color w:val="000000" w:themeColor="text1"/>
        </w:rPr>
        <w:t>Users can filter visualizations by order date, region, product category, and minimum total profit</w:t>
      </w:r>
      <w:r>
        <w:rPr>
          <w:color w:val="000000" w:themeColor="text1"/>
        </w:rPr>
        <w:t xml:space="preserve"> ($500 increments)</w:t>
      </w:r>
      <w:r w:rsidRPr="004F409D">
        <w:rPr>
          <w:color w:val="000000" w:themeColor="text1"/>
        </w:rPr>
        <w:t xml:space="preserve"> using the control slicer located at the top of the dashboard</w:t>
      </w:r>
    </w:p>
    <w:p w14:paraId="6BDB7F5D" w14:textId="48A0763A" w:rsidR="003A7974" w:rsidRPr="003A7974" w:rsidRDefault="003A7974" w:rsidP="003A7974">
      <w:pPr>
        <w:jc w:val="center"/>
        <w:rPr>
          <w:color w:val="000000" w:themeColor="text1"/>
        </w:rPr>
      </w:pPr>
      <w:r w:rsidRPr="003A7974">
        <w:rPr>
          <w:noProof/>
          <w:color w:val="000000" w:themeColor="text1"/>
        </w:rPr>
        <w:drawing>
          <wp:inline distT="0" distB="0" distL="0" distR="0" wp14:anchorId="4EE47A5E" wp14:editId="284E7AFD">
            <wp:extent cx="5943600" cy="928370"/>
            <wp:effectExtent l="0" t="0" r="0" b="5080"/>
            <wp:docPr id="508859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59478" name="Picture 1" descr="A screenshot of a computer&#10;&#10;AI-generated content may be incorrect."/>
                    <pic:cNvPicPr/>
                  </pic:nvPicPr>
                  <pic:blipFill>
                    <a:blip r:embed="rId7"/>
                    <a:stretch>
                      <a:fillRect/>
                    </a:stretch>
                  </pic:blipFill>
                  <pic:spPr>
                    <a:xfrm>
                      <a:off x="0" y="0"/>
                      <a:ext cx="5943600" cy="928370"/>
                    </a:xfrm>
                    <a:prstGeom prst="rect">
                      <a:avLst/>
                    </a:prstGeom>
                  </pic:spPr>
                </pic:pic>
              </a:graphicData>
            </a:graphic>
          </wp:inline>
        </w:drawing>
      </w:r>
    </w:p>
    <w:p w14:paraId="17EE29BF" w14:textId="09850D3F" w:rsidR="00B03644" w:rsidRDefault="00B03644" w:rsidP="00A64A44">
      <w:pPr>
        <w:pStyle w:val="ListParagraph"/>
        <w:numPr>
          <w:ilvl w:val="0"/>
          <w:numId w:val="8"/>
        </w:numPr>
        <w:rPr>
          <w:color w:val="000000" w:themeColor="text1"/>
        </w:rPr>
      </w:pPr>
      <w:r>
        <w:rPr>
          <w:color w:val="000000" w:themeColor="text1"/>
        </w:rPr>
        <w:t>In each of the visualizations, users can select individual datapoints to ‘break out’ and highlight specific data. (e.g. a user can highlight ‘</w:t>
      </w:r>
      <w:r w:rsidR="00EC25A9">
        <w:rPr>
          <w:color w:val="000000" w:themeColor="text1"/>
        </w:rPr>
        <w:t>Furnishings</w:t>
      </w:r>
      <w:r>
        <w:rPr>
          <w:color w:val="000000" w:themeColor="text1"/>
        </w:rPr>
        <w:t>’</w:t>
      </w:r>
      <w:r w:rsidR="00EC25A9">
        <w:rPr>
          <w:color w:val="000000" w:themeColor="text1"/>
        </w:rPr>
        <w:t xml:space="preserve"> -&gt; ‘West” bar</w:t>
      </w:r>
      <w:r>
        <w:rPr>
          <w:color w:val="000000" w:themeColor="text1"/>
        </w:rPr>
        <w:t xml:space="preserve"> in the Sankey diagram </w:t>
      </w:r>
      <w:r w:rsidR="00EC25A9">
        <w:rPr>
          <w:color w:val="000000" w:themeColor="text1"/>
        </w:rPr>
        <w:t>shows the volume for that item)</w:t>
      </w:r>
    </w:p>
    <w:p w14:paraId="5FDE279B" w14:textId="5DE97956" w:rsidR="00EC25A9" w:rsidRPr="00EC25A9" w:rsidRDefault="00EC25A9" w:rsidP="00EC25A9">
      <w:pPr>
        <w:jc w:val="center"/>
        <w:rPr>
          <w:color w:val="000000" w:themeColor="text1"/>
        </w:rPr>
      </w:pPr>
      <w:r w:rsidRPr="00EC25A9">
        <w:rPr>
          <w:noProof/>
          <w:color w:val="000000" w:themeColor="text1"/>
        </w:rPr>
        <w:drawing>
          <wp:inline distT="0" distB="0" distL="0" distR="0" wp14:anchorId="60E0B155" wp14:editId="55B55A47">
            <wp:extent cx="2953162" cy="2114845"/>
            <wp:effectExtent l="0" t="0" r="0" b="0"/>
            <wp:docPr id="1385948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48016" name="Picture 1" descr="A screenshot of a computer&#10;&#10;AI-generated content may be incorrect."/>
                    <pic:cNvPicPr/>
                  </pic:nvPicPr>
                  <pic:blipFill>
                    <a:blip r:embed="rId8"/>
                    <a:stretch>
                      <a:fillRect/>
                    </a:stretch>
                  </pic:blipFill>
                  <pic:spPr>
                    <a:xfrm>
                      <a:off x="0" y="0"/>
                      <a:ext cx="2953162" cy="2114845"/>
                    </a:xfrm>
                    <a:prstGeom prst="rect">
                      <a:avLst/>
                    </a:prstGeom>
                  </pic:spPr>
                </pic:pic>
              </a:graphicData>
            </a:graphic>
          </wp:inline>
        </w:drawing>
      </w:r>
    </w:p>
    <w:p w14:paraId="793E9196" w14:textId="24657540" w:rsidR="00F328EE" w:rsidRDefault="00F328EE">
      <w:pPr>
        <w:pStyle w:val="ListParagraph"/>
        <w:numPr>
          <w:ilvl w:val="0"/>
          <w:numId w:val="8"/>
        </w:numPr>
        <w:rPr>
          <w:color w:val="000000" w:themeColor="text1"/>
        </w:rPr>
      </w:pPr>
      <w:r>
        <w:rPr>
          <w:color w:val="000000" w:themeColor="text1"/>
        </w:rPr>
        <w:t xml:space="preserve">Users can utilize </w:t>
      </w:r>
      <w:r w:rsidR="00980159">
        <w:rPr>
          <w:color w:val="000000" w:themeColor="text1"/>
        </w:rPr>
        <w:t xml:space="preserve">AWS Amazon Q as a </w:t>
      </w:r>
      <w:r>
        <w:rPr>
          <w:color w:val="000000" w:themeColor="text1"/>
        </w:rPr>
        <w:t>gen</w:t>
      </w:r>
      <w:r w:rsidR="00980159">
        <w:rPr>
          <w:color w:val="000000" w:themeColor="text1"/>
        </w:rPr>
        <w:t xml:space="preserve">erative </w:t>
      </w:r>
      <w:r>
        <w:rPr>
          <w:color w:val="000000" w:themeColor="text1"/>
        </w:rPr>
        <w:t>AI tool to ask direct questions about the dataset and generate their own visualizations, tables, and insights based on their question</w:t>
      </w:r>
      <w:r w:rsidR="008C44ED">
        <w:rPr>
          <w:color w:val="000000" w:themeColor="text1"/>
        </w:rPr>
        <w:t xml:space="preserve"> as seen below</w:t>
      </w:r>
    </w:p>
    <w:p w14:paraId="112D10C7" w14:textId="7B93C764" w:rsidR="008C44ED" w:rsidRDefault="008C44ED" w:rsidP="008C44ED">
      <w:pPr>
        <w:pStyle w:val="ListParagraph"/>
        <w:rPr>
          <w:color w:val="000000" w:themeColor="text1"/>
        </w:rPr>
      </w:pPr>
      <w:r w:rsidRPr="008C44ED">
        <w:rPr>
          <w:noProof/>
          <w:color w:val="000000" w:themeColor="text1"/>
        </w:rPr>
        <w:lastRenderedPageBreak/>
        <w:drawing>
          <wp:inline distT="0" distB="0" distL="0" distR="0" wp14:anchorId="6F554907" wp14:editId="3279B280">
            <wp:extent cx="5278755" cy="3441906"/>
            <wp:effectExtent l="19050" t="19050" r="17145" b="25400"/>
            <wp:docPr id="1008338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38857" name="Picture 1" descr="A screenshot of a computer&#10;&#10;AI-generated content may be incorrect."/>
                    <pic:cNvPicPr/>
                  </pic:nvPicPr>
                  <pic:blipFill>
                    <a:blip r:embed="rId9"/>
                    <a:stretch>
                      <a:fillRect/>
                    </a:stretch>
                  </pic:blipFill>
                  <pic:spPr>
                    <a:xfrm>
                      <a:off x="0" y="0"/>
                      <a:ext cx="5328802" cy="3474538"/>
                    </a:xfrm>
                    <a:prstGeom prst="rect">
                      <a:avLst/>
                    </a:prstGeom>
                    <a:ln>
                      <a:solidFill>
                        <a:schemeClr val="accent1"/>
                      </a:solidFill>
                    </a:ln>
                  </pic:spPr>
                </pic:pic>
              </a:graphicData>
            </a:graphic>
          </wp:inline>
        </w:drawing>
      </w:r>
    </w:p>
    <w:p w14:paraId="24039DFF" w14:textId="06B302A8" w:rsidR="001524A9" w:rsidRDefault="001524A9">
      <w:pPr>
        <w:pStyle w:val="ListParagraph"/>
        <w:rPr>
          <w:color w:val="000000" w:themeColor="text1"/>
        </w:rPr>
      </w:pPr>
      <w:r w:rsidRPr="001524A9">
        <w:rPr>
          <w:noProof/>
          <w:color w:val="000000" w:themeColor="text1"/>
        </w:rPr>
        <w:drawing>
          <wp:inline distT="0" distB="0" distL="0" distR="0" wp14:anchorId="1C7988C0" wp14:editId="1576D02A">
            <wp:extent cx="5273633" cy="3305036"/>
            <wp:effectExtent l="19050" t="19050" r="22860" b="10160"/>
            <wp:docPr id="8149440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44084" name="Picture 1" descr="A screenshot of a computer&#10;&#10;AI-generated content may be incorrect."/>
                    <pic:cNvPicPr/>
                  </pic:nvPicPr>
                  <pic:blipFill>
                    <a:blip r:embed="rId10"/>
                    <a:stretch>
                      <a:fillRect/>
                    </a:stretch>
                  </pic:blipFill>
                  <pic:spPr>
                    <a:xfrm>
                      <a:off x="0" y="0"/>
                      <a:ext cx="5305496" cy="3325005"/>
                    </a:xfrm>
                    <a:prstGeom prst="rect">
                      <a:avLst/>
                    </a:prstGeom>
                    <a:ln>
                      <a:solidFill>
                        <a:schemeClr val="accent1"/>
                      </a:solidFill>
                    </a:ln>
                  </pic:spPr>
                </pic:pic>
              </a:graphicData>
            </a:graphic>
          </wp:inline>
        </w:drawing>
      </w:r>
    </w:p>
    <w:p w14:paraId="2E549CD8" w14:textId="7BC4F93F" w:rsidR="003A7974" w:rsidRPr="004F409D" w:rsidRDefault="003A7974" w:rsidP="003A7974">
      <w:pPr>
        <w:pStyle w:val="ListParagraph"/>
        <w:rPr>
          <w:ins w:id="0" w:author="Gabriel Tharp" w:date="2025-07-31T09:05:00Z" w16du:dateUtc="2025-07-31T14:05:00Z"/>
          <w:color w:val="000000" w:themeColor="text1"/>
          <w:sz w:val="16"/>
          <w:szCs w:val="20"/>
        </w:rPr>
      </w:pPr>
      <w:r w:rsidRPr="003A7974">
        <w:rPr>
          <w:color w:val="000000" w:themeColor="text1"/>
          <w:sz w:val="16"/>
          <w:szCs w:val="20"/>
        </w:rPr>
        <w:t>Examples of Amazon Q natural language questions with results</w:t>
      </w:r>
    </w:p>
    <w:p w14:paraId="02DD97C4" w14:textId="77777777" w:rsidR="00EC25A9" w:rsidRDefault="00EC25A9">
      <w:pPr>
        <w:rPr>
          <w:b/>
          <w:bCs/>
          <w:sz w:val="28"/>
          <w:szCs w:val="36"/>
        </w:rPr>
      </w:pPr>
    </w:p>
    <w:p w14:paraId="379DD463" w14:textId="77777777" w:rsidR="00EC25A9" w:rsidRDefault="00EC25A9">
      <w:pPr>
        <w:rPr>
          <w:b/>
          <w:bCs/>
          <w:sz w:val="28"/>
          <w:szCs w:val="36"/>
        </w:rPr>
      </w:pPr>
    </w:p>
    <w:p w14:paraId="433C7518" w14:textId="77777777" w:rsidR="00EC25A9" w:rsidRDefault="00EC25A9">
      <w:pPr>
        <w:rPr>
          <w:b/>
          <w:bCs/>
          <w:sz w:val="28"/>
          <w:szCs w:val="36"/>
        </w:rPr>
      </w:pPr>
    </w:p>
    <w:p w14:paraId="53068A4A" w14:textId="79B2FE0F" w:rsidR="00522A00" w:rsidRDefault="00522A00">
      <w:pPr>
        <w:rPr>
          <w:b/>
          <w:bCs/>
          <w:sz w:val="28"/>
          <w:szCs w:val="36"/>
        </w:rPr>
      </w:pPr>
      <w:r w:rsidRPr="00522A00">
        <w:rPr>
          <w:b/>
          <w:bCs/>
          <w:sz w:val="28"/>
          <w:szCs w:val="36"/>
        </w:rPr>
        <w:lastRenderedPageBreak/>
        <w:t>Technical Development</w:t>
      </w:r>
      <w:r>
        <w:rPr>
          <w:b/>
          <w:bCs/>
          <w:sz w:val="28"/>
          <w:szCs w:val="36"/>
        </w:rPr>
        <w:t xml:space="preserve"> &amp; </w:t>
      </w:r>
      <w:r w:rsidRPr="00522A00">
        <w:rPr>
          <w:b/>
          <w:bCs/>
          <w:sz w:val="28"/>
          <w:szCs w:val="36"/>
        </w:rPr>
        <w:t>Contributions</w:t>
      </w:r>
    </w:p>
    <w:p w14:paraId="7F822A60" w14:textId="3595E888" w:rsidR="005B3912" w:rsidRPr="00522A00" w:rsidRDefault="005B3912">
      <w:pPr>
        <w:rPr>
          <w:b/>
          <w:bCs/>
          <w:sz w:val="24"/>
          <w:szCs w:val="24"/>
        </w:rPr>
      </w:pPr>
      <w:r w:rsidRPr="00522A00">
        <w:rPr>
          <w:b/>
          <w:bCs/>
          <w:sz w:val="24"/>
          <w:szCs w:val="24"/>
        </w:rPr>
        <w:t>Project Build Process</w:t>
      </w:r>
    </w:p>
    <w:p w14:paraId="2678DD77" w14:textId="32D70CC2" w:rsidR="00087BEC" w:rsidRPr="00087BEC" w:rsidRDefault="00087BEC">
      <w:pPr>
        <w:rPr>
          <w:sz w:val="20"/>
          <w:szCs w:val="24"/>
        </w:rPr>
      </w:pPr>
      <w:r w:rsidRPr="00087BEC">
        <w:rPr>
          <w:sz w:val="20"/>
          <w:szCs w:val="24"/>
        </w:rPr>
        <w:t xml:space="preserve">This process </w:t>
      </w:r>
      <w:r w:rsidR="006E23B8">
        <w:rPr>
          <w:sz w:val="20"/>
          <w:szCs w:val="24"/>
        </w:rPr>
        <w:t>picks</w:t>
      </w:r>
      <w:r w:rsidRPr="00087BEC">
        <w:rPr>
          <w:sz w:val="20"/>
          <w:szCs w:val="24"/>
        </w:rPr>
        <w:t xml:space="preserve"> up after the data was modelled using MySQL Workbench</w:t>
      </w:r>
      <w:r w:rsidR="006E23B8">
        <w:rPr>
          <w:sz w:val="20"/>
          <w:szCs w:val="24"/>
        </w:rPr>
        <w:t xml:space="preserve"> in Milestone 2</w:t>
      </w:r>
      <w:r w:rsidR="00980159">
        <w:rPr>
          <w:sz w:val="20"/>
          <w:szCs w:val="24"/>
        </w:rPr>
        <w:t>.</w:t>
      </w:r>
    </w:p>
    <w:p w14:paraId="4DA2002C" w14:textId="2FCC1EA7" w:rsidR="00DE7F7F" w:rsidRDefault="00C7589C">
      <w:pPr>
        <w:rPr>
          <w:b/>
          <w:bCs/>
        </w:rPr>
      </w:pPr>
      <w:r>
        <w:rPr>
          <w:b/>
          <w:bCs/>
        </w:rPr>
        <w:t>Part 1</w:t>
      </w:r>
      <w:r w:rsidR="00EC25A9">
        <w:rPr>
          <w:b/>
          <w:bCs/>
        </w:rPr>
        <w:t xml:space="preserve">: </w:t>
      </w:r>
      <w:r>
        <w:rPr>
          <w:b/>
          <w:bCs/>
        </w:rPr>
        <w:t xml:space="preserve"> </w:t>
      </w:r>
      <w:r w:rsidR="00DE7F7F">
        <w:rPr>
          <w:b/>
          <w:bCs/>
        </w:rPr>
        <w:t xml:space="preserve">Amazon Aurora </w:t>
      </w:r>
      <w:r w:rsidR="008019E1" w:rsidRPr="008019E1">
        <w:rPr>
          <w:b/>
          <w:bCs/>
        </w:rPr>
        <w:t>MySQL</w:t>
      </w:r>
      <w:r w:rsidR="008019E1">
        <w:rPr>
          <w:b/>
          <w:bCs/>
        </w:rPr>
        <w:t xml:space="preserve"> </w:t>
      </w:r>
      <w:r w:rsidR="00DE7F7F">
        <w:rPr>
          <w:b/>
          <w:bCs/>
        </w:rPr>
        <w:t>Database Service</w:t>
      </w:r>
      <w:r w:rsidR="00906938">
        <w:rPr>
          <w:b/>
          <w:bCs/>
        </w:rPr>
        <w:t xml:space="preserve"> for OLTP</w:t>
      </w:r>
    </w:p>
    <w:p w14:paraId="7EEA1906" w14:textId="56075DE8" w:rsidR="00DE7F7F" w:rsidRDefault="00DE7F7F">
      <w:r w:rsidRPr="00623A0F">
        <w:t xml:space="preserve">The purpose of </w:t>
      </w:r>
      <w:r w:rsidR="006A4383" w:rsidRPr="00623A0F">
        <w:t>deploying our MySQL database on</w:t>
      </w:r>
      <w:r w:rsidRPr="00623A0F">
        <w:t xml:space="preserve"> Amazon Aurora</w:t>
      </w:r>
      <w:r w:rsidR="006A4383" w:rsidRPr="00623A0F">
        <w:t xml:space="preserve"> MySQL is to work with our database in an environment that is secure</w:t>
      </w:r>
      <w:r w:rsidR="0028333B" w:rsidRPr="00623A0F">
        <w:t>, highly available, operationally excellent, durable</w:t>
      </w:r>
      <w:r w:rsidR="00117763" w:rsidRPr="00623A0F">
        <w:t xml:space="preserve">, resilient, and </w:t>
      </w:r>
      <w:r w:rsidR="00286EC5" w:rsidRPr="00623A0F">
        <w:t>can</w:t>
      </w:r>
      <w:r w:rsidR="00117763" w:rsidRPr="00623A0F">
        <w:t xml:space="preserve"> connect to many other useful cloud services.  </w:t>
      </w:r>
      <w:r w:rsidR="00193191">
        <w:t xml:space="preserve"> It is made to optimize transactional workloads</w:t>
      </w:r>
      <w:r w:rsidR="00DF09B3">
        <w:t>.</w:t>
      </w:r>
      <w:r w:rsidR="00B42E92">
        <w:t xml:space="preserve">  The</w:t>
      </w:r>
      <w:r w:rsidR="009A35E4">
        <w:t xml:space="preserve"> schema is normalized to 3NF for transactional workloads.</w:t>
      </w:r>
    </w:p>
    <w:p w14:paraId="1320F4F3" w14:textId="7BE4A9E6" w:rsidR="00DF09B3" w:rsidRPr="00623A0F" w:rsidRDefault="00DF09B3">
      <w:r>
        <w:t>In the context of a larger data system, it would be used by apps for real-time reads and writes.  For the purposes of this project</w:t>
      </w:r>
      <w:r w:rsidR="00980159">
        <w:t>,</w:t>
      </w:r>
      <w:r w:rsidR="003D12CC">
        <w:t xml:space="preserve"> it fits into </w:t>
      </w:r>
      <w:r w:rsidR="00980159">
        <w:t>our</w:t>
      </w:r>
      <w:r w:rsidR="003D12CC">
        <w:t xml:space="preserve"> cloud architecture</w:t>
      </w:r>
      <w:r w:rsidR="00980159">
        <w:t xml:space="preserve"> of choice</w:t>
      </w:r>
      <w:r w:rsidR="003D12CC">
        <w:t>.</w:t>
      </w:r>
    </w:p>
    <w:p w14:paraId="2C60D738" w14:textId="037C2B9E" w:rsidR="00B17DF9" w:rsidRPr="00500080" w:rsidRDefault="007F00EC">
      <w:pPr>
        <w:rPr>
          <w:b/>
          <w:bCs/>
        </w:rPr>
      </w:pPr>
      <w:r w:rsidRPr="00500080">
        <w:rPr>
          <w:b/>
          <w:bCs/>
        </w:rPr>
        <w:t xml:space="preserve">Create </w:t>
      </w:r>
      <w:r w:rsidR="006D385D">
        <w:rPr>
          <w:b/>
          <w:bCs/>
        </w:rPr>
        <w:t>Identity and Access Management (</w:t>
      </w:r>
      <w:r w:rsidR="00205AA5" w:rsidRPr="00500080">
        <w:rPr>
          <w:b/>
          <w:bCs/>
        </w:rPr>
        <w:t>IAM</w:t>
      </w:r>
      <w:r w:rsidR="006D385D">
        <w:rPr>
          <w:b/>
          <w:bCs/>
        </w:rPr>
        <w:t>)</w:t>
      </w:r>
      <w:r w:rsidR="00205AA5" w:rsidRPr="00500080">
        <w:rPr>
          <w:b/>
          <w:bCs/>
        </w:rPr>
        <w:t xml:space="preserve"> </w:t>
      </w:r>
      <w:r w:rsidR="006D385D">
        <w:rPr>
          <w:b/>
          <w:bCs/>
        </w:rPr>
        <w:t>P</w:t>
      </w:r>
      <w:r w:rsidR="00205AA5" w:rsidRPr="00500080">
        <w:rPr>
          <w:b/>
          <w:bCs/>
        </w:rPr>
        <w:t xml:space="preserve">roject Group and </w:t>
      </w:r>
      <w:r w:rsidR="0090728E" w:rsidRPr="00500080">
        <w:rPr>
          <w:b/>
          <w:bCs/>
        </w:rPr>
        <w:t xml:space="preserve">Add </w:t>
      </w:r>
      <w:r w:rsidR="00873E26" w:rsidRPr="00500080">
        <w:rPr>
          <w:b/>
          <w:bCs/>
        </w:rPr>
        <w:t xml:space="preserve">Project </w:t>
      </w:r>
      <w:r w:rsidR="0090728E" w:rsidRPr="00500080">
        <w:rPr>
          <w:b/>
          <w:bCs/>
        </w:rPr>
        <w:t>Users</w:t>
      </w:r>
    </w:p>
    <w:p w14:paraId="13EA7F39" w14:textId="6F5777CC" w:rsidR="006971FE" w:rsidRDefault="00BC5895">
      <w:r>
        <w:t xml:space="preserve">Set up </w:t>
      </w:r>
      <w:r w:rsidR="00816D7F">
        <w:t>IAM group:</w:t>
      </w:r>
      <w:r w:rsidR="00500080">
        <w:t xml:space="preserve"> Ecommerce-Project-Team</w:t>
      </w:r>
    </w:p>
    <w:p w14:paraId="34E1B8B2" w14:textId="489AE9C3" w:rsidR="00500080" w:rsidRDefault="00500080">
      <w:r>
        <w:t xml:space="preserve">Add Users, </w:t>
      </w:r>
      <w:proofErr w:type="spellStart"/>
      <w:r>
        <w:t>gabe-tharp</w:t>
      </w:r>
      <w:proofErr w:type="spellEnd"/>
      <w:r>
        <w:t xml:space="preserve"> and </w:t>
      </w:r>
      <w:proofErr w:type="spellStart"/>
      <w:r>
        <w:t>marcos-fernandez</w:t>
      </w:r>
      <w:proofErr w:type="spellEnd"/>
      <w:r>
        <w:t xml:space="preserve">, with </w:t>
      </w:r>
      <w:proofErr w:type="spellStart"/>
      <w:r>
        <w:t>PowerUserAccess</w:t>
      </w:r>
      <w:proofErr w:type="spellEnd"/>
      <w:r>
        <w:t xml:space="preserve"> IAM policy</w:t>
      </w:r>
    </w:p>
    <w:p w14:paraId="6F681861" w14:textId="641AF36A" w:rsidR="00500080" w:rsidRDefault="00500080">
      <w:r>
        <w:t xml:space="preserve">Add User, </w:t>
      </w:r>
      <w:proofErr w:type="spellStart"/>
      <w:r>
        <w:t>owen-randolph</w:t>
      </w:r>
      <w:proofErr w:type="spellEnd"/>
      <w:r>
        <w:t xml:space="preserve">, with </w:t>
      </w:r>
      <w:proofErr w:type="spellStart"/>
      <w:r>
        <w:t>Admin</w:t>
      </w:r>
      <w:r w:rsidR="003C75CC">
        <w:t>istratorAccess</w:t>
      </w:r>
      <w:proofErr w:type="spellEnd"/>
      <w:r w:rsidR="003C75CC">
        <w:t xml:space="preserve"> IAM policy</w:t>
      </w:r>
    </w:p>
    <w:p w14:paraId="2FD3A725" w14:textId="7E47FC79" w:rsidR="00C6652F" w:rsidRPr="009F6FDB" w:rsidRDefault="008522CB" w:rsidP="008522CB">
      <w:pPr>
        <w:rPr>
          <w:b/>
          <w:bCs/>
        </w:rPr>
      </w:pPr>
      <w:r w:rsidRPr="009F6FDB">
        <w:rPr>
          <w:b/>
          <w:bCs/>
        </w:rPr>
        <w:t xml:space="preserve">1. </w:t>
      </w:r>
      <w:r w:rsidR="00F12946" w:rsidRPr="009F6FDB">
        <w:rPr>
          <w:b/>
          <w:bCs/>
        </w:rPr>
        <w:t xml:space="preserve">Create </w:t>
      </w:r>
      <w:r w:rsidR="00885CD4" w:rsidRPr="009F6FDB">
        <w:rPr>
          <w:b/>
          <w:bCs/>
        </w:rPr>
        <w:t xml:space="preserve">Aurora </w:t>
      </w:r>
      <w:r w:rsidR="00F12946" w:rsidRPr="009F6FDB">
        <w:rPr>
          <w:b/>
          <w:bCs/>
        </w:rPr>
        <w:t>MySQL</w:t>
      </w:r>
      <w:r w:rsidR="00F7696F" w:rsidRPr="009F6FDB">
        <w:rPr>
          <w:b/>
          <w:bCs/>
        </w:rPr>
        <w:t xml:space="preserve"> environment, starting with the</w:t>
      </w:r>
      <w:r w:rsidR="00F12946" w:rsidRPr="009F6FDB">
        <w:rPr>
          <w:b/>
          <w:bCs/>
        </w:rPr>
        <w:t xml:space="preserve"> </w:t>
      </w:r>
      <w:r w:rsidR="00885CD4" w:rsidRPr="009F6FDB">
        <w:rPr>
          <w:b/>
          <w:bCs/>
        </w:rPr>
        <w:t>cluster</w:t>
      </w:r>
    </w:p>
    <w:p w14:paraId="1726DE3F" w14:textId="71E270E4" w:rsidR="008522CB" w:rsidRDefault="00A45EDD" w:rsidP="008522CB">
      <w:r>
        <w:t>Engine option: Aurora (MySQL Compatible)</w:t>
      </w:r>
    </w:p>
    <w:p w14:paraId="0532CAF7" w14:textId="1F81A495" w:rsidR="00F44D74" w:rsidRDefault="00F44D74" w:rsidP="00980159">
      <w:pPr>
        <w:pStyle w:val="ListParagraph"/>
        <w:numPr>
          <w:ilvl w:val="0"/>
          <w:numId w:val="15"/>
        </w:numPr>
      </w:pPr>
      <w:r w:rsidRPr="00F44D74">
        <w:t xml:space="preserve">Aurora MySQL provides high availability, fault tolerance, and MySQL compatibility, which makes it ideal for </w:t>
      </w:r>
      <w:r w:rsidR="00713A52">
        <w:t xml:space="preserve">a </w:t>
      </w:r>
      <w:r w:rsidRPr="00F44D74">
        <w:t>production</w:t>
      </w:r>
      <w:r w:rsidR="00713A52">
        <w:t>-level</w:t>
      </w:r>
      <w:r w:rsidRPr="00F44D74">
        <w:t xml:space="preserve"> analytics project.</w:t>
      </w:r>
    </w:p>
    <w:p w14:paraId="162D7677" w14:textId="583BC001" w:rsidR="00F44D74" w:rsidRDefault="00D338D1" w:rsidP="00980159">
      <w:pPr>
        <w:pStyle w:val="ListParagraph"/>
        <w:numPr>
          <w:ilvl w:val="0"/>
          <w:numId w:val="15"/>
        </w:numPr>
      </w:pPr>
      <w:r>
        <w:t xml:space="preserve">Credentials </w:t>
      </w:r>
      <w:r w:rsidR="00315E8B">
        <w:t>managed in AWS Secrets Manager</w:t>
      </w:r>
    </w:p>
    <w:p w14:paraId="2206625F" w14:textId="4897A0EB" w:rsidR="00315E8B" w:rsidRDefault="00EB6E8B" w:rsidP="00980159">
      <w:pPr>
        <w:pStyle w:val="ListParagraph"/>
        <w:numPr>
          <w:ilvl w:val="0"/>
          <w:numId w:val="15"/>
        </w:numPr>
      </w:pPr>
      <w:r>
        <w:t xml:space="preserve">Aurora Standard </w:t>
      </w:r>
      <w:r w:rsidR="0017416F">
        <w:t xml:space="preserve">cluster storage </w:t>
      </w:r>
      <w:r>
        <w:t>configuration</w:t>
      </w:r>
    </w:p>
    <w:p w14:paraId="6BDC51B4" w14:textId="3BEBFF16" w:rsidR="0017416F" w:rsidRDefault="00E27B01" w:rsidP="00980159">
      <w:pPr>
        <w:pStyle w:val="ListParagraph"/>
        <w:numPr>
          <w:ilvl w:val="0"/>
          <w:numId w:val="15"/>
        </w:numPr>
      </w:pPr>
      <w:r>
        <w:t>Instance engine</w:t>
      </w:r>
      <w:r w:rsidR="00E77902">
        <w:t>: db.</w:t>
      </w:r>
      <w:r w:rsidR="00997224">
        <w:t>t3.medium (cost effective for this project), from Burstable classes</w:t>
      </w:r>
    </w:p>
    <w:p w14:paraId="5CCF197B" w14:textId="72C19A6D" w:rsidR="00D02FEE" w:rsidRDefault="00C3040D" w:rsidP="00C3040D">
      <w:r>
        <w:t>Create Virtual Private Cloud (VPC)</w:t>
      </w:r>
      <w:r w:rsidR="009224EF">
        <w:t xml:space="preserve"> – VPC defines the network environment for the database cluster</w:t>
      </w:r>
      <w:r w:rsidR="00F74023">
        <w:t>.  It create</w:t>
      </w:r>
      <w:r w:rsidR="007805EC">
        <w:t xml:space="preserve">s the foundation for </w:t>
      </w:r>
      <w:r w:rsidR="00F74023">
        <w:t>a secure environment</w:t>
      </w:r>
      <w:r w:rsidR="007805EC">
        <w:t>.</w:t>
      </w:r>
    </w:p>
    <w:p w14:paraId="59F8CBCD" w14:textId="515561A7" w:rsidR="009224EF" w:rsidRDefault="008802AE" w:rsidP="00C3040D">
      <w:r>
        <w:t xml:space="preserve">Create a new subnet group for the database to </w:t>
      </w:r>
      <w:r w:rsidR="005116D7">
        <w:t>live</w:t>
      </w:r>
      <w:r>
        <w:t xml:space="preserve"> </w:t>
      </w:r>
      <w:r w:rsidR="009F6FDB">
        <w:t xml:space="preserve">in </w:t>
      </w:r>
      <w:r>
        <w:t>inside the VPC</w:t>
      </w:r>
      <w:r w:rsidR="00342B9E">
        <w:t>.  Two subnets in different availability zones</w:t>
      </w:r>
      <w:r w:rsidR="007805EC">
        <w:t xml:space="preserve"> (AZ)</w:t>
      </w:r>
      <w:r w:rsidR="00342B9E">
        <w:t xml:space="preserve"> are selected for high availability.</w:t>
      </w:r>
    </w:p>
    <w:p w14:paraId="458B6B2D" w14:textId="43E9D4EC" w:rsidR="003101CC" w:rsidRDefault="003101CC" w:rsidP="00C3040D">
      <w:r>
        <w:t>Allow public access</w:t>
      </w:r>
      <w:r w:rsidR="00565C95">
        <w:t xml:space="preserve"> for the database.  This assigns a public IP address to the cluster,</w:t>
      </w:r>
      <w:r w:rsidR="00487E6D">
        <w:t xml:space="preserve"> which will allow us to connect MySQL Workbench locally</w:t>
      </w:r>
      <w:r w:rsidR="00F13C27">
        <w:t xml:space="preserve"> to Aurora MySQL.</w:t>
      </w:r>
    </w:p>
    <w:p w14:paraId="4AF381B9" w14:textId="2B3FEA7C" w:rsidR="00F13C27" w:rsidRDefault="00E14751" w:rsidP="00C3040D">
      <w:r>
        <w:t>Create new s</w:t>
      </w:r>
      <w:r w:rsidR="006D385D">
        <w:t>ecurity group</w:t>
      </w:r>
      <w:r w:rsidR="002F0C5D">
        <w:t>. Security groups manage IP access at the instance level</w:t>
      </w:r>
      <w:r w:rsidR="00F74023">
        <w:t>.</w:t>
      </w:r>
    </w:p>
    <w:p w14:paraId="22093DB7" w14:textId="32743510" w:rsidR="009562E8" w:rsidRDefault="00033B23" w:rsidP="00C3040D">
      <w:r>
        <w:t xml:space="preserve">* We will not create </w:t>
      </w:r>
      <w:r w:rsidR="008A0779">
        <w:t>an Aurora replica</w:t>
      </w:r>
      <w:r w:rsidR="00286EC5">
        <w:t xml:space="preserve"> due to scope and cost of this project</w:t>
      </w:r>
      <w:r w:rsidR="008A0779">
        <w:t>.  Multi-AZ deployment creates an Aurora replica for fast failover and high availability</w:t>
      </w:r>
      <w:r w:rsidR="00286EC5">
        <w:t>.</w:t>
      </w:r>
    </w:p>
    <w:p w14:paraId="6C36BE32" w14:textId="1FA86FA8" w:rsidR="00201A6C" w:rsidRDefault="00B36A2E" w:rsidP="00C3040D">
      <w:r>
        <w:t xml:space="preserve">* We will not create an RDS proxy for the scope of this project.  </w:t>
      </w:r>
      <w:r w:rsidR="003A1305">
        <w:t>This service allows applications to pool and share</w:t>
      </w:r>
      <w:r w:rsidR="009562E8">
        <w:t xml:space="preserve"> connections.  </w:t>
      </w:r>
      <w:r>
        <w:t>This would be a great option</w:t>
      </w:r>
      <w:r w:rsidR="003D02A8">
        <w:t xml:space="preserve"> to </w:t>
      </w:r>
      <w:r w:rsidR="003A1305">
        <w:t xml:space="preserve">improve scalability.  </w:t>
      </w:r>
    </w:p>
    <w:p w14:paraId="6B42F5B1" w14:textId="61C19287" w:rsidR="00EF4E79" w:rsidRDefault="0087694C" w:rsidP="00C3040D">
      <w:r w:rsidRPr="0087694C">
        <w:rPr>
          <w:noProof/>
        </w:rPr>
        <w:lastRenderedPageBreak/>
        <w:drawing>
          <wp:inline distT="0" distB="0" distL="0" distR="0" wp14:anchorId="5A1F3416" wp14:editId="639581EB">
            <wp:extent cx="5943600" cy="1075055"/>
            <wp:effectExtent l="0" t="0" r="0" b="0"/>
            <wp:docPr id="6018740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74056" name="Picture 1" descr="A screenshot of a computer&#10;&#10;AI-generated content may be incorrect."/>
                    <pic:cNvPicPr/>
                  </pic:nvPicPr>
                  <pic:blipFill>
                    <a:blip r:embed="rId11"/>
                    <a:stretch>
                      <a:fillRect/>
                    </a:stretch>
                  </pic:blipFill>
                  <pic:spPr>
                    <a:xfrm>
                      <a:off x="0" y="0"/>
                      <a:ext cx="5943600" cy="1075055"/>
                    </a:xfrm>
                    <a:prstGeom prst="rect">
                      <a:avLst/>
                    </a:prstGeom>
                  </pic:spPr>
                </pic:pic>
              </a:graphicData>
            </a:graphic>
          </wp:inline>
        </w:drawing>
      </w:r>
    </w:p>
    <w:p w14:paraId="6D90C0B6" w14:textId="06F844BB" w:rsidR="0087694C" w:rsidRDefault="0046028D" w:rsidP="0046028D">
      <w:pPr>
        <w:pStyle w:val="ListParagraph"/>
        <w:numPr>
          <w:ilvl w:val="0"/>
          <w:numId w:val="5"/>
        </w:numPr>
      </w:pPr>
      <w:r>
        <w:t>A writer instance is created as a transactional database feature to add data</w:t>
      </w:r>
      <w:r w:rsidR="00F475C2">
        <w:t xml:space="preserve"> to our database.</w:t>
      </w:r>
    </w:p>
    <w:p w14:paraId="12C28060" w14:textId="77777777" w:rsidR="0087694C" w:rsidRDefault="0087694C" w:rsidP="00C3040D"/>
    <w:p w14:paraId="4ACAFF1E" w14:textId="5CFE7E19" w:rsidR="0087694C" w:rsidRDefault="0087694C" w:rsidP="00C3040D">
      <w:r>
        <w:t>2. Deploy MySQL database on Aurora MySQL</w:t>
      </w:r>
    </w:p>
    <w:p w14:paraId="524A76A0" w14:textId="7F93F79E" w:rsidR="0087694C" w:rsidRDefault="0087694C" w:rsidP="00C3040D">
      <w:r>
        <w:t>Open MySQL Workbench</w:t>
      </w:r>
      <w:r w:rsidR="00AF5BA2">
        <w:t xml:space="preserve">, connection to local MySQL instance </w:t>
      </w:r>
      <w:r w:rsidR="00B82F38">
        <w:t>, port 3306</w:t>
      </w:r>
    </w:p>
    <w:p w14:paraId="71F5C786" w14:textId="4349AD83" w:rsidR="008802AE" w:rsidRDefault="00E0035B" w:rsidP="00C3040D">
      <w:r w:rsidRPr="00E0035B">
        <w:rPr>
          <w:noProof/>
        </w:rPr>
        <w:drawing>
          <wp:inline distT="0" distB="0" distL="0" distR="0" wp14:anchorId="7C9245AA" wp14:editId="4433BA79">
            <wp:extent cx="5943600" cy="2848610"/>
            <wp:effectExtent l="0" t="0" r="0" b="8890"/>
            <wp:docPr id="132636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6277" name=""/>
                    <pic:cNvPicPr/>
                  </pic:nvPicPr>
                  <pic:blipFill>
                    <a:blip r:embed="rId12"/>
                    <a:stretch>
                      <a:fillRect/>
                    </a:stretch>
                  </pic:blipFill>
                  <pic:spPr>
                    <a:xfrm>
                      <a:off x="0" y="0"/>
                      <a:ext cx="5943600" cy="2848610"/>
                    </a:xfrm>
                    <a:prstGeom prst="rect">
                      <a:avLst/>
                    </a:prstGeom>
                  </pic:spPr>
                </pic:pic>
              </a:graphicData>
            </a:graphic>
          </wp:inline>
        </w:drawing>
      </w:r>
    </w:p>
    <w:p w14:paraId="265F94E3" w14:textId="77777777" w:rsidR="00B772D5" w:rsidRDefault="00B772D5" w:rsidP="00286EC5"/>
    <w:p w14:paraId="06AA9E4F" w14:textId="13923A2B" w:rsidR="009562E8" w:rsidRDefault="00326100" w:rsidP="00326100">
      <w:r>
        <w:t xml:space="preserve">Export </w:t>
      </w:r>
      <w:r w:rsidR="00DE32B8">
        <w:t>d</w:t>
      </w:r>
      <w:r>
        <w:t>ata</w:t>
      </w:r>
      <w:r w:rsidR="005D5135">
        <w:t xml:space="preserve"> using the ecommerce schema to Self-contained file</w:t>
      </w:r>
    </w:p>
    <w:p w14:paraId="24A42097" w14:textId="0BEC49DC" w:rsidR="005D5135" w:rsidRDefault="00DE32B8" w:rsidP="00326100">
      <w:r w:rsidRPr="00DE32B8">
        <w:rPr>
          <w:noProof/>
        </w:rPr>
        <w:drawing>
          <wp:inline distT="0" distB="0" distL="0" distR="0" wp14:anchorId="02DA3559" wp14:editId="14B10DCD">
            <wp:extent cx="5943600" cy="1115060"/>
            <wp:effectExtent l="0" t="0" r="0" b="8890"/>
            <wp:docPr id="1983780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80868" name="Picture 1" descr="A screenshot of a computer&#10;&#10;AI-generated content may be incorrect."/>
                    <pic:cNvPicPr/>
                  </pic:nvPicPr>
                  <pic:blipFill>
                    <a:blip r:embed="rId13"/>
                    <a:stretch>
                      <a:fillRect/>
                    </a:stretch>
                  </pic:blipFill>
                  <pic:spPr>
                    <a:xfrm>
                      <a:off x="0" y="0"/>
                      <a:ext cx="5943600" cy="1115060"/>
                    </a:xfrm>
                    <a:prstGeom prst="rect">
                      <a:avLst/>
                    </a:prstGeom>
                  </pic:spPr>
                </pic:pic>
              </a:graphicData>
            </a:graphic>
          </wp:inline>
        </w:drawing>
      </w:r>
    </w:p>
    <w:p w14:paraId="2C1E5FA2" w14:textId="50D8026D" w:rsidR="009562E8" w:rsidRPr="00D76775" w:rsidRDefault="002C590B" w:rsidP="002C590B">
      <w:pPr>
        <w:rPr>
          <w:b/>
          <w:bCs/>
        </w:rPr>
      </w:pPr>
      <w:r w:rsidRPr="00D76775">
        <w:rPr>
          <w:b/>
          <w:bCs/>
        </w:rPr>
        <w:t>Prepare Aurora connection</w:t>
      </w:r>
    </w:p>
    <w:p w14:paraId="3C85AB2F" w14:textId="613F40ED" w:rsidR="002C590B" w:rsidRDefault="00AA19C2" w:rsidP="002C590B">
      <w:r>
        <w:t>Whitelist IP in VPC security group</w:t>
      </w:r>
      <w:r w:rsidR="00D76775">
        <w:t xml:space="preserve">, </w:t>
      </w:r>
      <w:r w:rsidR="00136BD9">
        <w:t>use port 3306 for MySQL Workbench</w:t>
      </w:r>
    </w:p>
    <w:p w14:paraId="69740516" w14:textId="6206CC6B" w:rsidR="009562E8" w:rsidRDefault="004F0E21" w:rsidP="004F0E21">
      <w:r>
        <w:t>Add inbound rules</w:t>
      </w:r>
    </w:p>
    <w:p w14:paraId="70970198" w14:textId="3975240C" w:rsidR="004F0E21" w:rsidRDefault="00D76775" w:rsidP="004F0E21">
      <w:r w:rsidRPr="00D76775">
        <w:rPr>
          <w:noProof/>
        </w:rPr>
        <w:lastRenderedPageBreak/>
        <w:drawing>
          <wp:inline distT="0" distB="0" distL="0" distR="0" wp14:anchorId="5DF4C36A" wp14:editId="3379FA3A">
            <wp:extent cx="5943600" cy="1374775"/>
            <wp:effectExtent l="0" t="0" r="0" b="0"/>
            <wp:docPr id="1485003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0336" name="Picture 1" descr="A screenshot of a computer&#10;&#10;AI-generated content may be incorrect."/>
                    <pic:cNvPicPr/>
                  </pic:nvPicPr>
                  <pic:blipFill>
                    <a:blip r:embed="rId14"/>
                    <a:stretch>
                      <a:fillRect/>
                    </a:stretch>
                  </pic:blipFill>
                  <pic:spPr>
                    <a:xfrm>
                      <a:off x="0" y="0"/>
                      <a:ext cx="5943600" cy="1374775"/>
                    </a:xfrm>
                    <a:prstGeom prst="rect">
                      <a:avLst/>
                    </a:prstGeom>
                  </pic:spPr>
                </pic:pic>
              </a:graphicData>
            </a:graphic>
          </wp:inline>
        </w:drawing>
      </w:r>
    </w:p>
    <w:p w14:paraId="065F2363" w14:textId="1C121D70" w:rsidR="009562E8" w:rsidRDefault="009D3736" w:rsidP="00D76775">
      <w:r>
        <w:t>Create a new connection in MySQL Workbench</w:t>
      </w:r>
      <w:r w:rsidR="006A19FE">
        <w:t xml:space="preserve"> to connect to Amazon Aurora cluster</w:t>
      </w:r>
    </w:p>
    <w:p w14:paraId="619C5063" w14:textId="176A3BD4" w:rsidR="006A19FE" w:rsidRDefault="009D006B" w:rsidP="00D76775">
      <w:r w:rsidRPr="009D006B">
        <w:rPr>
          <w:noProof/>
        </w:rPr>
        <w:drawing>
          <wp:inline distT="0" distB="0" distL="0" distR="0" wp14:anchorId="6185E504" wp14:editId="4CC63E74">
            <wp:extent cx="5943600" cy="3953510"/>
            <wp:effectExtent l="0" t="0" r="0" b="8890"/>
            <wp:docPr id="207697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78916" name="Picture 1" descr="A screenshot of a computer&#10;&#10;AI-generated content may be incorrect."/>
                    <pic:cNvPicPr/>
                  </pic:nvPicPr>
                  <pic:blipFill>
                    <a:blip r:embed="rId15"/>
                    <a:stretch>
                      <a:fillRect/>
                    </a:stretch>
                  </pic:blipFill>
                  <pic:spPr>
                    <a:xfrm>
                      <a:off x="0" y="0"/>
                      <a:ext cx="5943600" cy="3953510"/>
                    </a:xfrm>
                    <a:prstGeom prst="rect">
                      <a:avLst/>
                    </a:prstGeom>
                  </pic:spPr>
                </pic:pic>
              </a:graphicData>
            </a:graphic>
          </wp:inline>
        </w:drawing>
      </w:r>
    </w:p>
    <w:p w14:paraId="03846884" w14:textId="4FDC630B" w:rsidR="007278DF" w:rsidRDefault="00011D51" w:rsidP="00D76775">
      <w:r>
        <w:t xml:space="preserve">Import </w:t>
      </w:r>
      <w:r w:rsidR="003333A8">
        <w:t>.</w:t>
      </w:r>
      <w:proofErr w:type="spellStart"/>
      <w:r w:rsidR="003333A8">
        <w:t>sql</w:t>
      </w:r>
      <w:proofErr w:type="spellEnd"/>
      <w:r w:rsidR="003333A8">
        <w:t xml:space="preserve"> Export file</w:t>
      </w:r>
    </w:p>
    <w:p w14:paraId="5D2C58BF" w14:textId="4C91ACC1" w:rsidR="003333A8" w:rsidRDefault="00764255" w:rsidP="00D76775">
      <w:r w:rsidRPr="00764255">
        <w:rPr>
          <w:noProof/>
        </w:rPr>
        <w:drawing>
          <wp:inline distT="0" distB="0" distL="0" distR="0" wp14:anchorId="0B9D440E" wp14:editId="3DCDBD66">
            <wp:extent cx="5943600" cy="1175385"/>
            <wp:effectExtent l="0" t="0" r="0" b="5715"/>
            <wp:docPr id="1801751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51044" name="Picture 1" descr="A screenshot of a computer&#10;&#10;AI-generated content may be incorrect."/>
                    <pic:cNvPicPr/>
                  </pic:nvPicPr>
                  <pic:blipFill>
                    <a:blip r:embed="rId16"/>
                    <a:stretch>
                      <a:fillRect/>
                    </a:stretch>
                  </pic:blipFill>
                  <pic:spPr>
                    <a:xfrm>
                      <a:off x="0" y="0"/>
                      <a:ext cx="5943600" cy="1175385"/>
                    </a:xfrm>
                    <a:prstGeom prst="rect">
                      <a:avLst/>
                    </a:prstGeom>
                  </pic:spPr>
                </pic:pic>
              </a:graphicData>
            </a:graphic>
          </wp:inline>
        </w:drawing>
      </w:r>
    </w:p>
    <w:p w14:paraId="1F6C4FA2" w14:textId="78DE1205" w:rsidR="00D76775" w:rsidRDefault="003E2138" w:rsidP="00D76775">
      <w:r>
        <w:t>Double Check that the schema worked</w:t>
      </w:r>
      <w:r w:rsidR="00675236">
        <w:t xml:space="preserve"> by entering a query in MySQL Workbench</w:t>
      </w:r>
      <w:r w:rsidR="00E226E6">
        <w:t>.  What’s happening here is that the query is being done on the Aurora instance, not the local instance</w:t>
      </w:r>
      <w:r w:rsidR="00B20277">
        <w:t>.  This is actually data coming from Aurora now</w:t>
      </w:r>
      <w:r>
        <w:t>:</w:t>
      </w:r>
    </w:p>
    <w:p w14:paraId="755D7E19" w14:textId="57EC2C37" w:rsidR="003E2138" w:rsidRDefault="00FD33DB" w:rsidP="00D76775">
      <w:r w:rsidRPr="00FD33DB">
        <w:rPr>
          <w:noProof/>
        </w:rPr>
        <w:lastRenderedPageBreak/>
        <w:drawing>
          <wp:inline distT="0" distB="0" distL="0" distR="0" wp14:anchorId="1A690E47" wp14:editId="304B0C53">
            <wp:extent cx="5943600" cy="3209925"/>
            <wp:effectExtent l="0" t="0" r="0" b="9525"/>
            <wp:docPr id="2384261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26130" name="Picture 1" descr="A screenshot of a computer&#10;&#10;AI-generated content may be incorrect."/>
                    <pic:cNvPicPr/>
                  </pic:nvPicPr>
                  <pic:blipFill>
                    <a:blip r:embed="rId17"/>
                    <a:stretch>
                      <a:fillRect/>
                    </a:stretch>
                  </pic:blipFill>
                  <pic:spPr>
                    <a:xfrm>
                      <a:off x="0" y="0"/>
                      <a:ext cx="5943600" cy="3209925"/>
                    </a:xfrm>
                    <a:prstGeom prst="rect">
                      <a:avLst/>
                    </a:prstGeom>
                  </pic:spPr>
                </pic:pic>
              </a:graphicData>
            </a:graphic>
          </wp:inline>
        </w:drawing>
      </w:r>
    </w:p>
    <w:p w14:paraId="58D8278E" w14:textId="77777777" w:rsidR="00A1683E" w:rsidRDefault="00A1683E" w:rsidP="00D76775"/>
    <w:p w14:paraId="7A00FE74" w14:textId="5A6E5C68" w:rsidR="00FD33DB" w:rsidRDefault="00E33A8F" w:rsidP="00D76775">
      <w:r w:rsidRPr="00E33A8F">
        <w:rPr>
          <w:noProof/>
        </w:rPr>
        <w:drawing>
          <wp:inline distT="0" distB="0" distL="0" distR="0" wp14:anchorId="56DBDF97" wp14:editId="12A372F6">
            <wp:extent cx="5943600" cy="2484755"/>
            <wp:effectExtent l="0" t="0" r="0" b="0"/>
            <wp:docPr id="1528112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12485" name="Picture 1" descr="A screenshot of a computer&#10;&#10;AI-generated content may be incorrect."/>
                    <pic:cNvPicPr/>
                  </pic:nvPicPr>
                  <pic:blipFill>
                    <a:blip r:embed="rId18"/>
                    <a:stretch>
                      <a:fillRect/>
                    </a:stretch>
                  </pic:blipFill>
                  <pic:spPr>
                    <a:xfrm>
                      <a:off x="0" y="0"/>
                      <a:ext cx="5943600" cy="2484755"/>
                    </a:xfrm>
                    <a:prstGeom prst="rect">
                      <a:avLst/>
                    </a:prstGeom>
                  </pic:spPr>
                </pic:pic>
              </a:graphicData>
            </a:graphic>
          </wp:inline>
        </w:drawing>
      </w:r>
    </w:p>
    <w:p w14:paraId="75E80EE8" w14:textId="6820AF8E" w:rsidR="00A1683E" w:rsidRDefault="00A1683E" w:rsidP="00D76775"/>
    <w:p w14:paraId="74814120" w14:textId="0F5078F1" w:rsidR="00B63996" w:rsidRDefault="00C02235" w:rsidP="006D0FBA">
      <w:pPr>
        <w:rPr>
          <w:b/>
          <w:bCs/>
        </w:rPr>
      </w:pPr>
      <w:r w:rsidRPr="00C02235">
        <w:rPr>
          <w:b/>
          <w:bCs/>
        </w:rPr>
        <w:t>Create S3 Bucket</w:t>
      </w:r>
      <w:r>
        <w:rPr>
          <w:b/>
          <w:bCs/>
        </w:rPr>
        <w:t xml:space="preserve"> for data pipeline from Aurora</w:t>
      </w:r>
      <w:r w:rsidR="008A03E3">
        <w:rPr>
          <w:b/>
          <w:bCs/>
        </w:rPr>
        <w:t xml:space="preserve"> to </w:t>
      </w:r>
      <w:proofErr w:type="spellStart"/>
      <w:r w:rsidR="003C677D">
        <w:rPr>
          <w:b/>
          <w:bCs/>
        </w:rPr>
        <w:t>Quicksight</w:t>
      </w:r>
      <w:proofErr w:type="spellEnd"/>
    </w:p>
    <w:p w14:paraId="2F59F50D" w14:textId="2C283EEE" w:rsidR="008A03E3" w:rsidRDefault="00476C75" w:rsidP="00B54275">
      <w:pPr>
        <w:pStyle w:val="ListParagraph"/>
        <w:numPr>
          <w:ilvl w:val="0"/>
          <w:numId w:val="17"/>
        </w:numPr>
      </w:pPr>
      <w:r w:rsidRPr="00476C75">
        <w:t>Bucket Name: ecommerce-aurora-export</w:t>
      </w:r>
    </w:p>
    <w:p w14:paraId="4E3F90BA" w14:textId="0526ACCE" w:rsidR="00476C75" w:rsidRDefault="00476C75" w:rsidP="00B54275">
      <w:pPr>
        <w:pStyle w:val="ListParagraph"/>
        <w:numPr>
          <w:ilvl w:val="0"/>
          <w:numId w:val="17"/>
        </w:numPr>
      </w:pPr>
      <w:r>
        <w:t>Uncheck “Block Public Access” to a</w:t>
      </w:r>
      <w:r w:rsidR="00B972D4">
        <w:t xml:space="preserve">llow </w:t>
      </w:r>
      <w:proofErr w:type="spellStart"/>
      <w:r w:rsidR="003C677D">
        <w:t>Q</w:t>
      </w:r>
      <w:r w:rsidR="00B149DE">
        <w:t>uicksight</w:t>
      </w:r>
      <w:proofErr w:type="spellEnd"/>
      <w:r w:rsidR="00B972D4">
        <w:t xml:space="preserve"> access</w:t>
      </w:r>
    </w:p>
    <w:p w14:paraId="5240C809" w14:textId="585FDBE6" w:rsidR="00B972D4" w:rsidRDefault="008629A1" w:rsidP="00B972D4">
      <w:r>
        <w:t>Create an IAM</w:t>
      </w:r>
      <w:r w:rsidR="006B5028">
        <w:t xml:space="preserve"> and attach</w:t>
      </w:r>
      <w:r>
        <w:t xml:space="preserve"> to read from the bucket</w:t>
      </w:r>
    </w:p>
    <w:p w14:paraId="33EDF6BC" w14:textId="0B05AAA1" w:rsidR="006948E3" w:rsidRDefault="006948E3" w:rsidP="00B54275">
      <w:pPr>
        <w:pStyle w:val="ListParagraph"/>
        <w:numPr>
          <w:ilvl w:val="0"/>
          <w:numId w:val="17"/>
        </w:numPr>
      </w:pPr>
      <w:r>
        <w:t xml:space="preserve">Role name: </w:t>
      </w:r>
      <w:r w:rsidR="00616787">
        <w:t>Aurora</w:t>
      </w:r>
      <w:r w:rsidR="006B5028">
        <w:t>S3IntegrationRole</w:t>
      </w:r>
    </w:p>
    <w:p w14:paraId="40E28EE6" w14:textId="5A90ABF4" w:rsidR="00C94F42" w:rsidRDefault="00370281" w:rsidP="00B54275">
      <w:pPr>
        <w:pStyle w:val="ListParagraph"/>
        <w:numPr>
          <w:ilvl w:val="0"/>
          <w:numId w:val="17"/>
        </w:numPr>
      </w:pPr>
      <w:r>
        <w:t>Add permission: AmazonS3ReadOnlyAccess</w:t>
      </w:r>
    </w:p>
    <w:p w14:paraId="5B6C4350" w14:textId="77777777" w:rsidR="00B54275" w:rsidRDefault="00B54275" w:rsidP="00B972D4">
      <w:pPr>
        <w:rPr>
          <w:b/>
          <w:bCs/>
        </w:rPr>
      </w:pPr>
    </w:p>
    <w:p w14:paraId="10B4184E" w14:textId="3D0A9E6B" w:rsidR="006B5028" w:rsidRDefault="00B149DE" w:rsidP="00B972D4">
      <w:pPr>
        <w:rPr>
          <w:b/>
          <w:bCs/>
        </w:rPr>
      </w:pPr>
      <w:r>
        <w:rPr>
          <w:b/>
          <w:bCs/>
        </w:rPr>
        <w:lastRenderedPageBreak/>
        <w:t>S3 Data Lake</w:t>
      </w:r>
    </w:p>
    <w:p w14:paraId="60136EA0" w14:textId="78C15C26" w:rsidR="00B149DE" w:rsidRDefault="00FB3441" w:rsidP="00B972D4">
      <w:pPr>
        <w:rPr>
          <w:b/>
          <w:bCs/>
        </w:rPr>
      </w:pPr>
      <w:r w:rsidRPr="00FB3441">
        <w:rPr>
          <w:b/>
          <w:bCs/>
          <w:noProof/>
        </w:rPr>
        <w:drawing>
          <wp:inline distT="0" distB="0" distL="0" distR="0" wp14:anchorId="2CF90A87" wp14:editId="5D2C1B14">
            <wp:extent cx="5943600" cy="1758315"/>
            <wp:effectExtent l="0" t="0" r="0" b="0"/>
            <wp:docPr id="12415082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08254" name="Picture 1" descr="A screenshot of a computer&#10;&#10;AI-generated content may be incorrect."/>
                    <pic:cNvPicPr/>
                  </pic:nvPicPr>
                  <pic:blipFill>
                    <a:blip r:embed="rId19"/>
                    <a:stretch>
                      <a:fillRect/>
                    </a:stretch>
                  </pic:blipFill>
                  <pic:spPr>
                    <a:xfrm>
                      <a:off x="0" y="0"/>
                      <a:ext cx="5943600" cy="1758315"/>
                    </a:xfrm>
                    <a:prstGeom prst="rect">
                      <a:avLst/>
                    </a:prstGeom>
                  </pic:spPr>
                </pic:pic>
              </a:graphicData>
            </a:graphic>
          </wp:inline>
        </w:drawing>
      </w:r>
    </w:p>
    <w:p w14:paraId="276EABF2" w14:textId="13C5F2A2" w:rsidR="00796008" w:rsidRDefault="006271AC" w:rsidP="00B972D4">
      <w:pPr>
        <w:rPr>
          <w:b/>
          <w:bCs/>
        </w:rPr>
      </w:pPr>
      <w:r>
        <w:rPr>
          <w:b/>
          <w:bCs/>
        </w:rPr>
        <w:t xml:space="preserve">Amazon </w:t>
      </w:r>
      <w:proofErr w:type="spellStart"/>
      <w:r w:rsidR="00E42EAC">
        <w:rPr>
          <w:b/>
          <w:bCs/>
        </w:rPr>
        <w:t>Quicksight</w:t>
      </w:r>
      <w:proofErr w:type="spellEnd"/>
    </w:p>
    <w:p w14:paraId="1B94F792" w14:textId="512638F5" w:rsidR="007B234F" w:rsidRPr="005B3912" w:rsidRDefault="00771B94" w:rsidP="005B3912">
      <w:pPr>
        <w:pStyle w:val="ListParagraph"/>
        <w:numPr>
          <w:ilvl w:val="0"/>
          <w:numId w:val="12"/>
        </w:numPr>
        <w:rPr>
          <w:b/>
          <w:bCs/>
        </w:rPr>
      </w:pPr>
      <w:r w:rsidRPr="00771B94">
        <w:t xml:space="preserve">Upload data from S3 </w:t>
      </w:r>
      <w:r w:rsidR="006271AC" w:rsidRPr="00771B94">
        <w:t>data lake</w:t>
      </w:r>
      <w:r w:rsidR="00F87C09">
        <w:t xml:space="preserve"> files</w:t>
      </w:r>
      <w:r w:rsidR="007218C3">
        <w:t xml:space="preserve"> as a json manifest file</w:t>
      </w:r>
      <w:r w:rsidR="00F87C09">
        <w:t>s for each of the tables</w:t>
      </w:r>
      <w:r w:rsidR="00FB3441">
        <w:t xml:space="preserve"> which </w:t>
      </w:r>
      <w:proofErr w:type="spellStart"/>
      <w:r w:rsidR="006271AC">
        <w:t>Q</w:t>
      </w:r>
      <w:r w:rsidR="00FB3441">
        <w:t>uick</w:t>
      </w:r>
      <w:r w:rsidR="00087BEC">
        <w:t>S</w:t>
      </w:r>
      <w:r w:rsidR="00FB3441">
        <w:t>ight</w:t>
      </w:r>
      <w:proofErr w:type="spellEnd"/>
      <w:r w:rsidR="00FB3441">
        <w:t xml:space="preserve"> requires as data ingestion format:</w:t>
      </w:r>
    </w:p>
    <w:p w14:paraId="51DED9A5" w14:textId="5A25B291" w:rsidR="007B234F" w:rsidRDefault="007B234F" w:rsidP="00B972D4">
      <w:pPr>
        <w:rPr>
          <w:b/>
          <w:bCs/>
        </w:rPr>
      </w:pPr>
      <w:r w:rsidRPr="007B234F">
        <w:rPr>
          <w:b/>
          <w:bCs/>
          <w:noProof/>
        </w:rPr>
        <w:drawing>
          <wp:inline distT="0" distB="0" distL="0" distR="0" wp14:anchorId="7340530B" wp14:editId="01466C8F">
            <wp:extent cx="5515745" cy="4039164"/>
            <wp:effectExtent l="0" t="0" r="8890" b="0"/>
            <wp:docPr id="26908485" name="Picture 1" descr="A screenshot of a data sour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8485" name="Picture 1" descr="A screenshot of a data source&#10;&#10;AI-generated content may be incorrect."/>
                    <pic:cNvPicPr/>
                  </pic:nvPicPr>
                  <pic:blipFill>
                    <a:blip r:embed="rId20"/>
                    <a:stretch>
                      <a:fillRect/>
                    </a:stretch>
                  </pic:blipFill>
                  <pic:spPr>
                    <a:xfrm>
                      <a:off x="0" y="0"/>
                      <a:ext cx="5515745" cy="4039164"/>
                    </a:xfrm>
                    <a:prstGeom prst="rect">
                      <a:avLst/>
                    </a:prstGeom>
                  </pic:spPr>
                </pic:pic>
              </a:graphicData>
            </a:graphic>
          </wp:inline>
        </w:drawing>
      </w:r>
    </w:p>
    <w:p w14:paraId="14999394" w14:textId="61D50E41" w:rsidR="005E07CC" w:rsidRDefault="00322885" w:rsidP="005B3912">
      <w:pPr>
        <w:pStyle w:val="ListParagraph"/>
        <w:numPr>
          <w:ilvl w:val="0"/>
          <w:numId w:val="11"/>
        </w:numPr>
      </w:pPr>
      <w:r w:rsidRPr="00F21AFA">
        <w:t xml:space="preserve">Add the csv files from the S3 buckets to the </w:t>
      </w:r>
      <w:proofErr w:type="spellStart"/>
      <w:r w:rsidRPr="00F21AFA">
        <w:t>Quicksight</w:t>
      </w:r>
      <w:proofErr w:type="spellEnd"/>
      <w:r w:rsidRPr="00F21AFA">
        <w:t xml:space="preserve"> </w:t>
      </w:r>
      <w:r w:rsidR="00F21AFA" w:rsidRPr="00F21AFA">
        <w:t>builder and create joins to create star schema for OLAP</w:t>
      </w:r>
    </w:p>
    <w:p w14:paraId="7D9DE968" w14:textId="76097B56" w:rsidR="00CF4ED5" w:rsidRDefault="00223EA0" w:rsidP="00223EA0">
      <w:r>
        <w:t xml:space="preserve">*  </w:t>
      </w:r>
      <w:r w:rsidR="00CF4ED5">
        <w:t xml:space="preserve">For a production-ready workflow we could add AWS Glue for automated ETL.  </w:t>
      </w:r>
      <w:r>
        <w:t>For this project we will include that due to cost and scope</w:t>
      </w:r>
    </w:p>
    <w:p w14:paraId="39F439B7" w14:textId="77777777" w:rsidR="00223EA0" w:rsidRPr="00F21AFA" w:rsidRDefault="00223EA0" w:rsidP="00223EA0"/>
    <w:p w14:paraId="5E23D120" w14:textId="6FABA14E" w:rsidR="005E07CC" w:rsidRDefault="005E07CC" w:rsidP="00B972D4">
      <w:pPr>
        <w:rPr>
          <w:b/>
          <w:bCs/>
        </w:rPr>
      </w:pPr>
      <w:proofErr w:type="spellStart"/>
      <w:r>
        <w:rPr>
          <w:b/>
          <w:bCs/>
        </w:rPr>
        <w:lastRenderedPageBreak/>
        <w:t>Quick</w:t>
      </w:r>
      <w:r w:rsidR="005B3912">
        <w:rPr>
          <w:b/>
          <w:bCs/>
        </w:rPr>
        <w:t>S</w:t>
      </w:r>
      <w:r>
        <w:rPr>
          <w:b/>
          <w:bCs/>
        </w:rPr>
        <w:t>ight</w:t>
      </w:r>
      <w:proofErr w:type="spellEnd"/>
      <w:r>
        <w:rPr>
          <w:b/>
          <w:bCs/>
        </w:rPr>
        <w:t xml:space="preserve"> Star Schema </w:t>
      </w:r>
      <w:r w:rsidR="00A411D9">
        <w:rPr>
          <w:b/>
          <w:bCs/>
        </w:rPr>
        <w:t>Database model</w:t>
      </w:r>
    </w:p>
    <w:p w14:paraId="48CEEC24" w14:textId="67BFA7DF" w:rsidR="00223EA0" w:rsidRDefault="00223EA0" w:rsidP="00B972D4">
      <w:r w:rsidRPr="00223EA0">
        <w:t>The star schema will make this database more efficient for OLAP querying</w:t>
      </w:r>
      <w:r w:rsidR="009C1F97">
        <w:t xml:space="preserve">.  </w:t>
      </w:r>
      <w:r w:rsidR="00015052">
        <w:t>A table with the joins can be found in the appendix</w:t>
      </w:r>
      <w:r w:rsidR="0091357C">
        <w:t xml:space="preserve">.  The </w:t>
      </w:r>
      <w:proofErr w:type="spellStart"/>
      <w:r w:rsidR="0091357C">
        <w:t>Quick</w:t>
      </w:r>
      <w:r w:rsidR="005B3912">
        <w:t>S</w:t>
      </w:r>
      <w:r w:rsidR="0091357C">
        <w:t>ight</w:t>
      </w:r>
      <w:proofErr w:type="spellEnd"/>
      <w:r w:rsidR="0091357C">
        <w:t xml:space="preserve"> GUI allows the user to configure the joins</w:t>
      </w:r>
      <w:r w:rsidR="00C34CDD">
        <w:t xml:space="preserve"> manually</w:t>
      </w:r>
      <w:r w:rsidR="0091357C">
        <w:t>, rather than using SQL</w:t>
      </w:r>
      <w:r w:rsidR="00C34CDD">
        <w:t>.</w:t>
      </w:r>
    </w:p>
    <w:p w14:paraId="06CD01E9" w14:textId="6AE3EBA6" w:rsidR="002C4085" w:rsidRDefault="003C677D" w:rsidP="00B972D4">
      <w:pPr>
        <w:rPr>
          <w:b/>
          <w:bCs/>
        </w:rPr>
      </w:pPr>
      <w:r w:rsidRPr="003C677D">
        <w:rPr>
          <w:b/>
          <w:bCs/>
          <w:noProof/>
        </w:rPr>
        <w:drawing>
          <wp:inline distT="0" distB="0" distL="0" distR="0" wp14:anchorId="44D43804" wp14:editId="1142794C">
            <wp:extent cx="5943600" cy="899160"/>
            <wp:effectExtent l="0" t="0" r="0" b="0"/>
            <wp:docPr id="4128747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4765" name="Picture 1" descr="A screenshot of a computer&#10;&#10;AI-generated content may be incorrect."/>
                    <pic:cNvPicPr/>
                  </pic:nvPicPr>
                  <pic:blipFill>
                    <a:blip r:embed="rId21"/>
                    <a:stretch>
                      <a:fillRect/>
                    </a:stretch>
                  </pic:blipFill>
                  <pic:spPr>
                    <a:xfrm>
                      <a:off x="0" y="0"/>
                      <a:ext cx="5943600" cy="899160"/>
                    </a:xfrm>
                    <a:prstGeom prst="rect">
                      <a:avLst/>
                    </a:prstGeom>
                  </pic:spPr>
                </pic:pic>
              </a:graphicData>
            </a:graphic>
          </wp:inline>
        </w:drawing>
      </w:r>
    </w:p>
    <w:p w14:paraId="73427F1E" w14:textId="5C46DD10" w:rsidR="00A44D0E" w:rsidRPr="005B3912" w:rsidRDefault="00A44D0E" w:rsidP="005B3912">
      <w:pPr>
        <w:pStyle w:val="ListParagraph"/>
        <w:numPr>
          <w:ilvl w:val="0"/>
          <w:numId w:val="9"/>
        </w:numPr>
      </w:pPr>
      <w:proofErr w:type="spellStart"/>
      <w:r w:rsidRPr="005B3912">
        <w:t>QuickSight</w:t>
      </w:r>
      <w:proofErr w:type="spellEnd"/>
      <w:r w:rsidRPr="005B3912">
        <w:t xml:space="preserve"> stores datasets in a compressed, columnar format (SPICE).</w:t>
      </w:r>
    </w:p>
    <w:p w14:paraId="59139D74" w14:textId="1C748769" w:rsidR="00A44D0E" w:rsidRPr="005B3912" w:rsidRDefault="00A44D0E" w:rsidP="005B3912">
      <w:pPr>
        <w:pStyle w:val="ListParagraph"/>
        <w:numPr>
          <w:ilvl w:val="0"/>
          <w:numId w:val="9"/>
        </w:numPr>
      </w:pPr>
      <w:r w:rsidRPr="005B3912">
        <w:t>This reduces storage size drastically compared to raw CSV text files.</w:t>
      </w:r>
    </w:p>
    <w:p w14:paraId="481D5213" w14:textId="5EBCAA1C" w:rsidR="00A411D9" w:rsidRPr="005B3912" w:rsidRDefault="00A44D0E" w:rsidP="005B3912">
      <w:pPr>
        <w:pStyle w:val="ListParagraph"/>
        <w:numPr>
          <w:ilvl w:val="0"/>
          <w:numId w:val="9"/>
        </w:numPr>
      </w:pPr>
      <w:r w:rsidRPr="005B3912">
        <w:t>We started with a 2,253 KB csv file and after normalizing into seven tables,</w:t>
      </w:r>
      <w:r w:rsidR="001D57F5" w:rsidRPr="005B3912">
        <w:t xml:space="preserve"> and compressing into SPICE data format, it’s 150.6 KB.</w:t>
      </w:r>
    </w:p>
    <w:p w14:paraId="37C12C39" w14:textId="4D6DF832" w:rsidR="00A411D9" w:rsidRPr="005B3912" w:rsidRDefault="00562CE0" w:rsidP="005B3912">
      <w:r w:rsidRPr="005B3912">
        <w:t>Save &amp; Publish</w:t>
      </w:r>
    </w:p>
    <w:p w14:paraId="7A60C2FD" w14:textId="026880D0" w:rsidR="00562CE0" w:rsidRPr="005B3912" w:rsidRDefault="00FB3441" w:rsidP="005B3912">
      <w:r w:rsidRPr="005B3912">
        <w:t>Create new Analysis</w:t>
      </w:r>
    </w:p>
    <w:p w14:paraId="4D566B87" w14:textId="14EBDD42" w:rsidR="00562CE0" w:rsidRPr="00796008" w:rsidRDefault="00DC0B5A" w:rsidP="00B972D4">
      <w:pPr>
        <w:rPr>
          <w:b/>
          <w:bCs/>
        </w:rPr>
      </w:pPr>
      <w:r>
        <w:rPr>
          <w:b/>
          <w:bCs/>
        </w:rPr>
        <w:t>Build Dashboard</w:t>
      </w:r>
    </w:p>
    <w:p w14:paraId="2108A20D" w14:textId="6CEBD24A" w:rsidR="008629A1" w:rsidRDefault="00DC0B5A" w:rsidP="00126547">
      <w:pPr>
        <w:pStyle w:val="ListParagraph"/>
        <w:numPr>
          <w:ilvl w:val="0"/>
          <w:numId w:val="10"/>
        </w:numPr>
      </w:pPr>
      <w:r>
        <w:t xml:space="preserve">Amazon </w:t>
      </w:r>
      <w:proofErr w:type="spellStart"/>
      <w:r>
        <w:t>Quicksight</w:t>
      </w:r>
      <w:proofErr w:type="spellEnd"/>
      <w:r>
        <w:t xml:space="preserve"> is functionally </w:t>
      </w:r>
      <w:r w:rsidR="00AB211C">
        <w:t>like</w:t>
      </w:r>
      <w:r>
        <w:t xml:space="preserve"> Microsoft Power BI and Tableau</w:t>
      </w:r>
      <w:r w:rsidR="00645CFA">
        <w:t xml:space="preserve"> platforms.  It has a simple drag</w:t>
      </w:r>
      <w:r w:rsidR="00085EDD">
        <w:t>-</w:t>
      </w:r>
      <w:r w:rsidR="00645CFA">
        <w:t>and</w:t>
      </w:r>
      <w:r w:rsidR="00085EDD">
        <w:t>-</w:t>
      </w:r>
      <w:r w:rsidR="00645CFA">
        <w:t>drop interface with a variety of visualization options</w:t>
      </w:r>
      <w:r w:rsidR="00085EDD">
        <w:t>:</w:t>
      </w:r>
    </w:p>
    <w:p w14:paraId="617B38E2" w14:textId="4EB180B3" w:rsidR="00087BEC" w:rsidRDefault="00085EDD" w:rsidP="00B972D4">
      <w:r w:rsidRPr="00085EDD">
        <w:rPr>
          <w:noProof/>
        </w:rPr>
        <w:drawing>
          <wp:inline distT="0" distB="0" distL="0" distR="0" wp14:anchorId="0AA32A2C" wp14:editId="32A4A43D">
            <wp:extent cx="5943600" cy="2864485"/>
            <wp:effectExtent l="0" t="0" r="0" b="0"/>
            <wp:docPr id="10473631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63141" name="Picture 1" descr="A screenshot of a computer&#10;&#10;AI-generated content may be incorrect."/>
                    <pic:cNvPicPr/>
                  </pic:nvPicPr>
                  <pic:blipFill>
                    <a:blip r:embed="rId22"/>
                    <a:stretch>
                      <a:fillRect/>
                    </a:stretch>
                  </pic:blipFill>
                  <pic:spPr>
                    <a:xfrm>
                      <a:off x="0" y="0"/>
                      <a:ext cx="5943600" cy="2864485"/>
                    </a:xfrm>
                    <a:prstGeom prst="rect">
                      <a:avLst/>
                    </a:prstGeom>
                  </pic:spPr>
                </pic:pic>
              </a:graphicData>
            </a:graphic>
          </wp:inline>
        </w:drawing>
      </w:r>
    </w:p>
    <w:p w14:paraId="5DFD34C9" w14:textId="77777777" w:rsidR="006E23B8" w:rsidRDefault="006E23B8" w:rsidP="00B972D4"/>
    <w:p w14:paraId="4FD1A454" w14:textId="77777777" w:rsidR="00085EDD" w:rsidRDefault="00085EDD" w:rsidP="00B972D4">
      <w:pPr>
        <w:rPr>
          <w:b/>
          <w:bCs/>
        </w:rPr>
      </w:pPr>
    </w:p>
    <w:p w14:paraId="06B193BA" w14:textId="77777777" w:rsidR="00085EDD" w:rsidRDefault="00085EDD" w:rsidP="00B972D4">
      <w:pPr>
        <w:rPr>
          <w:b/>
          <w:bCs/>
        </w:rPr>
      </w:pPr>
    </w:p>
    <w:p w14:paraId="0740C825" w14:textId="77777777" w:rsidR="00085EDD" w:rsidRDefault="00085EDD" w:rsidP="00B972D4">
      <w:pPr>
        <w:rPr>
          <w:b/>
          <w:bCs/>
        </w:rPr>
      </w:pPr>
    </w:p>
    <w:p w14:paraId="1464B07D" w14:textId="657CFE9D" w:rsidR="006E23B8" w:rsidRDefault="006E23B8" w:rsidP="004A6D6C">
      <w:pPr>
        <w:spacing w:line="240" w:lineRule="auto"/>
        <w:contextualSpacing/>
        <w:rPr>
          <w:b/>
          <w:bCs/>
        </w:rPr>
      </w:pPr>
      <w:r w:rsidRPr="006E23B8">
        <w:rPr>
          <w:b/>
          <w:bCs/>
        </w:rPr>
        <w:lastRenderedPageBreak/>
        <w:t>Architecture Diagram</w:t>
      </w:r>
      <w:r>
        <w:rPr>
          <w:b/>
          <w:bCs/>
        </w:rPr>
        <w:t>:</w:t>
      </w:r>
    </w:p>
    <w:p w14:paraId="5F1A16BC" w14:textId="77777777" w:rsidR="00085EDD" w:rsidRPr="006E23B8" w:rsidRDefault="00085EDD" w:rsidP="00B972D4">
      <w:pPr>
        <w:rPr>
          <w:b/>
          <w:bCs/>
        </w:rPr>
      </w:pPr>
    </w:p>
    <w:p w14:paraId="60186EF3" w14:textId="28B74D51" w:rsidR="006E23B8" w:rsidRDefault="006E23B8" w:rsidP="00B972D4">
      <w:r w:rsidRPr="006E23B8">
        <w:rPr>
          <w:noProof/>
        </w:rPr>
        <w:drawing>
          <wp:inline distT="0" distB="0" distL="0" distR="0" wp14:anchorId="1B1DD333" wp14:editId="223AD8DE">
            <wp:extent cx="5943600" cy="2447925"/>
            <wp:effectExtent l="0" t="0" r="0" b="9525"/>
            <wp:docPr id="223026756"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26756" name="Picture 1" descr="A diagram of a computer&#10;&#10;AI-generated content may be incorrect."/>
                    <pic:cNvPicPr/>
                  </pic:nvPicPr>
                  <pic:blipFill>
                    <a:blip r:embed="rId23"/>
                    <a:stretch>
                      <a:fillRect/>
                    </a:stretch>
                  </pic:blipFill>
                  <pic:spPr>
                    <a:xfrm>
                      <a:off x="0" y="0"/>
                      <a:ext cx="5943600" cy="2447925"/>
                    </a:xfrm>
                    <a:prstGeom prst="rect">
                      <a:avLst/>
                    </a:prstGeom>
                  </pic:spPr>
                </pic:pic>
              </a:graphicData>
            </a:graphic>
          </wp:inline>
        </w:drawing>
      </w:r>
    </w:p>
    <w:p w14:paraId="320A3674" w14:textId="77777777" w:rsidR="005B3912" w:rsidRDefault="005B3912" w:rsidP="006D0FBA"/>
    <w:p w14:paraId="19F3E0FF" w14:textId="7C1404A0" w:rsidR="00087BEC" w:rsidRPr="006E23B8" w:rsidDel="0042579F" w:rsidRDefault="006E23B8" w:rsidP="004F409D">
      <w:pPr>
        <w:rPr>
          <w:del w:id="1" w:author="Gabriel Tharp" w:date="2025-07-31T09:44:00Z" w16du:dateUtc="2025-07-31T14:44:00Z"/>
          <w:b/>
          <w:rPrChange w:id="2" w:author="Gabriel Tharp" w:date="2025-07-31T09:44:00Z" w16du:dateUtc="2025-07-31T14:44:00Z">
            <w:rPr>
              <w:del w:id="3" w:author="Gabriel Tharp" w:date="2025-07-31T09:44:00Z" w16du:dateUtc="2025-07-31T14:44:00Z"/>
            </w:rPr>
          </w:rPrChange>
        </w:rPr>
      </w:pPr>
      <w:r>
        <w:rPr>
          <w:b/>
        </w:rPr>
        <w:t xml:space="preserve">SQL </w:t>
      </w:r>
    </w:p>
    <w:p w14:paraId="0F6DA66B" w14:textId="69E90BB7" w:rsidR="00205AA5" w:rsidRPr="004F409D" w:rsidRDefault="009547CE">
      <w:pPr>
        <w:rPr>
          <w:b/>
        </w:rPr>
      </w:pPr>
      <w:r w:rsidRPr="006E23B8">
        <w:rPr>
          <w:b/>
          <w:rPrChange w:id="4" w:author="Gabriel Tharp" w:date="2025-07-31T09:44:00Z" w16du:dateUtc="2025-07-31T14:44:00Z">
            <w:rPr/>
          </w:rPrChange>
        </w:rPr>
        <w:t>Queries</w:t>
      </w:r>
      <w:r w:rsidR="006E23B8">
        <w:rPr>
          <w:b/>
        </w:rPr>
        <w:t xml:space="preserve"> For MySQL Normalized </w:t>
      </w:r>
      <w:r w:rsidR="00085EDD">
        <w:rPr>
          <w:b/>
        </w:rPr>
        <w:t xml:space="preserve">ecommerce </w:t>
      </w:r>
      <w:r w:rsidR="006E23B8">
        <w:rPr>
          <w:b/>
        </w:rPr>
        <w:t>Database</w:t>
      </w:r>
      <w:r w:rsidRPr="004F409D">
        <w:rPr>
          <w:b/>
        </w:rPr>
        <w:t>:</w:t>
      </w:r>
    </w:p>
    <w:p w14:paraId="36E516DE" w14:textId="03191D8A" w:rsidR="008A369E" w:rsidRPr="004F409D" w:rsidRDefault="008A369E">
      <w:pPr>
        <w:contextualSpacing/>
        <w:rPr>
          <w:u w:val="single"/>
        </w:rPr>
      </w:pPr>
      <w:r w:rsidRPr="004F409D">
        <w:rPr>
          <w:u w:val="single"/>
        </w:rPr>
        <w:t>Top 10 Most Ordered Products</w:t>
      </w:r>
    </w:p>
    <w:p w14:paraId="75B4ED29" w14:textId="4393F26B" w:rsidR="009547CE" w:rsidRPr="004F409D" w:rsidRDefault="009547CE" w:rsidP="004F409D">
      <w:pPr>
        <w:spacing w:line="240" w:lineRule="auto"/>
        <w:contextualSpacing/>
        <w:rPr>
          <w:sz w:val="18"/>
          <w:szCs w:val="22"/>
        </w:rPr>
      </w:pPr>
      <w:r w:rsidRPr="004F409D">
        <w:rPr>
          <w:sz w:val="18"/>
          <w:szCs w:val="22"/>
        </w:rPr>
        <w:t xml:space="preserve">USE ecommerce </w:t>
      </w:r>
    </w:p>
    <w:p w14:paraId="208A0692" w14:textId="0F566FE6" w:rsidR="009547CE" w:rsidRPr="004F409D" w:rsidRDefault="008A369E" w:rsidP="004F409D">
      <w:pPr>
        <w:spacing w:line="240" w:lineRule="auto"/>
        <w:contextualSpacing/>
        <w:rPr>
          <w:sz w:val="18"/>
          <w:szCs w:val="22"/>
        </w:rPr>
      </w:pPr>
      <w:r w:rsidRPr="004F409D">
        <w:rPr>
          <w:sz w:val="18"/>
          <w:szCs w:val="22"/>
        </w:rPr>
        <w:t xml:space="preserve">SELECT </w:t>
      </w:r>
    </w:p>
    <w:p w14:paraId="0E774DF8" w14:textId="634EC7DB" w:rsidR="008A369E" w:rsidRPr="004F409D" w:rsidRDefault="008A369E" w:rsidP="004F409D">
      <w:pPr>
        <w:spacing w:line="240" w:lineRule="auto"/>
        <w:contextualSpacing/>
        <w:rPr>
          <w:sz w:val="18"/>
          <w:szCs w:val="22"/>
        </w:rPr>
      </w:pPr>
      <w:r w:rsidRPr="004F409D">
        <w:rPr>
          <w:sz w:val="18"/>
          <w:szCs w:val="22"/>
        </w:rPr>
        <w:t>COUNT(</w:t>
      </w:r>
      <w:proofErr w:type="spellStart"/>
      <w:r w:rsidRPr="004F409D">
        <w:rPr>
          <w:sz w:val="18"/>
          <w:szCs w:val="22"/>
        </w:rPr>
        <w:t>o.Order_ID</w:t>
      </w:r>
      <w:proofErr w:type="spellEnd"/>
      <w:r w:rsidRPr="004F409D">
        <w:rPr>
          <w:sz w:val="18"/>
          <w:szCs w:val="22"/>
        </w:rPr>
        <w:t xml:space="preserve">) AS </w:t>
      </w:r>
      <w:proofErr w:type="spellStart"/>
      <w:r w:rsidRPr="004F409D">
        <w:rPr>
          <w:sz w:val="18"/>
          <w:szCs w:val="22"/>
        </w:rPr>
        <w:t>NumberofOrders</w:t>
      </w:r>
      <w:proofErr w:type="spellEnd"/>
      <w:r w:rsidRPr="004F409D">
        <w:rPr>
          <w:sz w:val="18"/>
          <w:szCs w:val="22"/>
        </w:rPr>
        <w:t>,</w:t>
      </w:r>
    </w:p>
    <w:p w14:paraId="045CA427" w14:textId="458E6545" w:rsidR="008A369E" w:rsidRPr="004F409D" w:rsidRDefault="008A369E" w:rsidP="004F409D">
      <w:pPr>
        <w:spacing w:line="240" w:lineRule="auto"/>
        <w:contextualSpacing/>
        <w:rPr>
          <w:sz w:val="18"/>
          <w:szCs w:val="22"/>
        </w:rPr>
      </w:pPr>
      <w:proofErr w:type="spellStart"/>
      <w:r w:rsidRPr="004F409D">
        <w:rPr>
          <w:sz w:val="18"/>
          <w:szCs w:val="22"/>
        </w:rPr>
        <w:t>p.Product_Name</w:t>
      </w:r>
      <w:proofErr w:type="spellEnd"/>
    </w:p>
    <w:p w14:paraId="5A9D61B2" w14:textId="00FA3677" w:rsidR="008A369E" w:rsidRPr="004F409D" w:rsidRDefault="008A369E" w:rsidP="004F409D">
      <w:pPr>
        <w:spacing w:line="240" w:lineRule="auto"/>
        <w:contextualSpacing/>
        <w:rPr>
          <w:sz w:val="18"/>
          <w:szCs w:val="22"/>
        </w:rPr>
      </w:pPr>
      <w:r w:rsidRPr="004F409D">
        <w:rPr>
          <w:sz w:val="18"/>
          <w:szCs w:val="22"/>
        </w:rPr>
        <w:t xml:space="preserve">FROM </w:t>
      </w:r>
      <w:proofErr w:type="spellStart"/>
      <w:r w:rsidRPr="004F409D">
        <w:rPr>
          <w:sz w:val="18"/>
          <w:szCs w:val="22"/>
        </w:rPr>
        <w:t>Order_Details</w:t>
      </w:r>
      <w:proofErr w:type="spellEnd"/>
      <w:r w:rsidRPr="004F409D">
        <w:rPr>
          <w:sz w:val="18"/>
          <w:szCs w:val="22"/>
        </w:rPr>
        <w:t xml:space="preserve"> o</w:t>
      </w:r>
    </w:p>
    <w:p w14:paraId="4775A832" w14:textId="56B4A813" w:rsidR="008A369E" w:rsidRPr="004F409D" w:rsidRDefault="008A369E" w:rsidP="004F409D">
      <w:pPr>
        <w:spacing w:line="240" w:lineRule="auto"/>
        <w:contextualSpacing/>
        <w:rPr>
          <w:sz w:val="18"/>
          <w:szCs w:val="22"/>
        </w:rPr>
      </w:pPr>
      <w:r w:rsidRPr="004F409D">
        <w:rPr>
          <w:sz w:val="18"/>
          <w:szCs w:val="22"/>
        </w:rPr>
        <w:t>LEFT JOIN Products p</w:t>
      </w:r>
    </w:p>
    <w:p w14:paraId="691CD1C3" w14:textId="4FFA262D" w:rsidR="008A369E" w:rsidRPr="004F409D" w:rsidRDefault="008A369E" w:rsidP="008A369E">
      <w:pPr>
        <w:spacing w:line="240" w:lineRule="auto"/>
        <w:contextualSpacing/>
        <w:rPr>
          <w:sz w:val="18"/>
          <w:szCs w:val="22"/>
        </w:rPr>
      </w:pPr>
      <w:r w:rsidRPr="004F409D">
        <w:rPr>
          <w:sz w:val="18"/>
          <w:szCs w:val="22"/>
        </w:rPr>
        <w:t xml:space="preserve">ON </w:t>
      </w:r>
      <w:proofErr w:type="spellStart"/>
      <w:r w:rsidRPr="004F409D">
        <w:rPr>
          <w:sz w:val="18"/>
          <w:szCs w:val="22"/>
        </w:rPr>
        <w:t>o.Product_ID</w:t>
      </w:r>
      <w:proofErr w:type="spellEnd"/>
      <w:r w:rsidRPr="004F409D">
        <w:rPr>
          <w:sz w:val="18"/>
          <w:szCs w:val="22"/>
        </w:rPr>
        <w:t xml:space="preserve"> = </w:t>
      </w:r>
      <w:proofErr w:type="spellStart"/>
      <w:r w:rsidRPr="004F409D">
        <w:rPr>
          <w:sz w:val="18"/>
          <w:szCs w:val="22"/>
        </w:rPr>
        <w:t>p.Product_ID</w:t>
      </w:r>
      <w:proofErr w:type="spellEnd"/>
    </w:p>
    <w:p w14:paraId="607F0886" w14:textId="792A12DC" w:rsidR="008A369E" w:rsidRPr="004F409D" w:rsidRDefault="008A369E" w:rsidP="008A369E">
      <w:pPr>
        <w:spacing w:line="240" w:lineRule="auto"/>
        <w:contextualSpacing/>
        <w:rPr>
          <w:sz w:val="18"/>
          <w:szCs w:val="22"/>
        </w:rPr>
      </w:pPr>
      <w:r w:rsidRPr="004F409D">
        <w:rPr>
          <w:sz w:val="18"/>
          <w:szCs w:val="22"/>
        </w:rPr>
        <w:t xml:space="preserve">GROUP BY </w:t>
      </w:r>
      <w:proofErr w:type="spellStart"/>
      <w:r w:rsidRPr="004F409D">
        <w:rPr>
          <w:sz w:val="18"/>
          <w:szCs w:val="22"/>
        </w:rPr>
        <w:t>p.Product_Name</w:t>
      </w:r>
      <w:proofErr w:type="spellEnd"/>
      <w:r w:rsidRPr="004F409D">
        <w:rPr>
          <w:sz w:val="18"/>
          <w:szCs w:val="22"/>
        </w:rPr>
        <w:t xml:space="preserve"> </w:t>
      </w:r>
    </w:p>
    <w:p w14:paraId="14C652EB" w14:textId="77777777" w:rsidR="008A369E" w:rsidRPr="004F409D" w:rsidRDefault="008A369E" w:rsidP="008A369E">
      <w:pPr>
        <w:spacing w:line="240" w:lineRule="auto"/>
        <w:contextualSpacing/>
        <w:rPr>
          <w:sz w:val="18"/>
          <w:szCs w:val="22"/>
        </w:rPr>
      </w:pPr>
      <w:r w:rsidRPr="004F409D">
        <w:rPr>
          <w:sz w:val="18"/>
          <w:szCs w:val="22"/>
        </w:rPr>
        <w:t xml:space="preserve">ORDER BY </w:t>
      </w:r>
      <w:proofErr w:type="spellStart"/>
      <w:r w:rsidRPr="004F409D">
        <w:rPr>
          <w:sz w:val="18"/>
          <w:szCs w:val="22"/>
        </w:rPr>
        <w:t>NumberofOrders</w:t>
      </w:r>
      <w:proofErr w:type="spellEnd"/>
      <w:r w:rsidRPr="004F409D">
        <w:rPr>
          <w:sz w:val="18"/>
          <w:szCs w:val="22"/>
        </w:rPr>
        <w:t xml:space="preserve"> DESC</w:t>
      </w:r>
    </w:p>
    <w:p w14:paraId="50E9F73B" w14:textId="563D3CB6" w:rsidR="008A369E" w:rsidRPr="004F409D" w:rsidRDefault="008A369E" w:rsidP="008A369E">
      <w:pPr>
        <w:spacing w:line="240" w:lineRule="auto"/>
        <w:contextualSpacing/>
        <w:rPr>
          <w:sz w:val="18"/>
          <w:szCs w:val="22"/>
        </w:rPr>
      </w:pPr>
      <w:r w:rsidRPr="004F409D">
        <w:rPr>
          <w:sz w:val="18"/>
          <w:szCs w:val="22"/>
        </w:rPr>
        <w:t>LIMIT 10;</w:t>
      </w:r>
    </w:p>
    <w:p w14:paraId="59D1CEAB" w14:textId="77777777" w:rsidR="00C048F8" w:rsidRDefault="00C048F8" w:rsidP="008A369E">
      <w:pPr>
        <w:spacing w:line="240" w:lineRule="auto"/>
        <w:contextualSpacing/>
        <w:rPr>
          <w:u w:val="single"/>
        </w:rPr>
      </w:pPr>
    </w:p>
    <w:p w14:paraId="3A879810" w14:textId="265BCCA2" w:rsidR="00C048F8" w:rsidRPr="004F409D" w:rsidRDefault="00C048F8" w:rsidP="008A369E">
      <w:pPr>
        <w:spacing w:line="240" w:lineRule="auto"/>
        <w:contextualSpacing/>
      </w:pPr>
      <w:r w:rsidRPr="004F409D">
        <w:rPr>
          <w:u w:val="single"/>
        </w:rPr>
        <w:t>Most Profitable Product Subcategories</w:t>
      </w:r>
    </w:p>
    <w:p w14:paraId="1CAB5EC2" w14:textId="057D7F41" w:rsidR="00C048F8" w:rsidRDefault="00C048F8" w:rsidP="008A369E">
      <w:pPr>
        <w:spacing w:line="240" w:lineRule="auto"/>
        <w:contextualSpacing/>
        <w:rPr>
          <w:sz w:val="18"/>
          <w:szCs w:val="22"/>
        </w:rPr>
      </w:pPr>
      <w:r>
        <w:rPr>
          <w:sz w:val="18"/>
          <w:szCs w:val="22"/>
        </w:rPr>
        <w:t>SELECT</w:t>
      </w:r>
    </w:p>
    <w:p w14:paraId="42A41730" w14:textId="3C8B9483" w:rsidR="00C048F8" w:rsidRDefault="00C048F8" w:rsidP="008A369E">
      <w:pPr>
        <w:spacing w:line="240" w:lineRule="auto"/>
        <w:contextualSpacing/>
        <w:rPr>
          <w:sz w:val="18"/>
          <w:szCs w:val="22"/>
        </w:rPr>
      </w:pPr>
      <w:proofErr w:type="spellStart"/>
      <w:r>
        <w:rPr>
          <w:sz w:val="18"/>
          <w:szCs w:val="22"/>
        </w:rPr>
        <w:t>s.SubCategory_Name</w:t>
      </w:r>
      <w:proofErr w:type="spellEnd"/>
      <w:r>
        <w:rPr>
          <w:sz w:val="18"/>
          <w:szCs w:val="22"/>
        </w:rPr>
        <w:t>,</w:t>
      </w:r>
    </w:p>
    <w:p w14:paraId="601CE2A2" w14:textId="1352FC52" w:rsidR="00C048F8" w:rsidRDefault="00C048F8" w:rsidP="008A369E">
      <w:pPr>
        <w:spacing w:line="240" w:lineRule="auto"/>
        <w:contextualSpacing/>
        <w:rPr>
          <w:sz w:val="18"/>
          <w:szCs w:val="22"/>
        </w:rPr>
      </w:pPr>
      <w:r>
        <w:rPr>
          <w:sz w:val="18"/>
          <w:szCs w:val="22"/>
        </w:rPr>
        <w:t>SUM(</w:t>
      </w:r>
      <w:proofErr w:type="spellStart"/>
      <w:r>
        <w:rPr>
          <w:sz w:val="18"/>
          <w:szCs w:val="22"/>
        </w:rPr>
        <w:t>od.Profit</w:t>
      </w:r>
      <w:proofErr w:type="spellEnd"/>
      <w:r>
        <w:rPr>
          <w:sz w:val="18"/>
          <w:szCs w:val="22"/>
        </w:rPr>
        <w:t xml:space="preserve">) AS </w:t>
      </w:r>
      <w:proofErr w:type="spellStart"/>
      <w:r>
        <w:rPr>
          <w:sz w:val="18"/>
          <w:szCs w:val="22"/>
        </w:rPr>
        <w:t>TotalProfit</w:t>
      </w:r>
      <w:proofErr w:type="spellEnd"/>
    </w:p>
    <w:p w14:paraId="23F24CA2" w14:textId="13B8963C" w:rsidR="00C048F8" w:rsidRDefault="00C048F8" w:rsidP="008A369E">
      <w:pPr>
        <w:spacing w:line="240" w:lineRule="auto"/>
        <w:contextualSpacing/>
        <w:rPr>
          <w:sz w:val="18"/>
          <w:szCs w:val="22"/>
        </w:rPr>
      </w:pPr>
      <w:r>
        <w:rPr>
          <w:sz w:val="18"/>
          <w:szCs w:val="22"/>
        </w:rPr>
        <w:t xml:space="preserve">FROM </w:t>
      </w:r>
      <w:proofErr w:type="spellStart"/>
      <w:r>
        <w:rPr>
          <w:sz w:val="18"/>
          <w:szCs w:val="22"/>
        </w:rPr>
        <w:t>Order_Details</w:t>
      </w:r>
      <w:proofErr w:type="spellEnd"/>
      <w:r>
        <w:rPr>
          <w:sz w:val="18"/>
          <w:szCs w:val="22"/>
        </w:rPr>
        <w:t xml:space="preserve"> od </w:t>
      </w:r>
    </w:p>
    <w:p w14:paraId="7C3AE790" w14:textId="70BC150F" w:rsidR="00C048F8" w:rsidRDefault="00C048F8" w:rsidP="008A369E">
      <w:pPr>
        <w:spacing w:line="240" w:lineRule="auto"/>
        <w:contextualSpacing/>
        <w:rPr>
          <w:sz w:val="18"/>
          <w:szCs w:val="22"/>
        </w:rPr>
      </w:pPr>
      <w:r>
        <w:rPr>
          <w:sz w:val="18"/>
          <w:szCs w:val="22"/>
        </w:rPr>
        <w:t xml:space="preserve">JOIN Products p </w:t>
      </w:r>
    </w:p>
    <w:p w14:paraId="21371E8F" w14:textId="2A7D936E" w:rsidR="00C048F8" w:rsidRDefault="00C048F8" w:rsidP="008A369E">
      <w:pPr>
        <w:spacing w:line="240" w:lineRule="auto"/>
        <w:contextualSpacing/>
        <w:rPr>
          <w:sz w:val="18"/>
          <w:szCs w:val="22"/>
        </w:rPr>
      </w:pPr>
      <w:r>
        <w:rPr>
          <w:sz w:val="18"/>
          <w:szCs w:val="22"/>
        </w:rPr>
        <w:t xml:space="preserve">ON </w:t>
      </w:r>
      <w:proofErr w:type="spellStart"/>
      <w:r>
        <w:rPr>
          <w:sz w:val="18"/>
          <w:szCs w:val="22"/>
        </w:rPr>
        <w:t>od.Product_ID</w:t>
      </w:r>
      <w:proofErr w:type="spellEnd"/>
      <w:r>
        <w:rPr>
          <w:sz w:val="18"/>
          <w:szCs w:val="22"/>
        </w:rPr>
        <w:t xml:space="preserve"> = </w:t>
      </w:r>
      <w:proofErr w:type="spellStart"/>
      <w:r>
        <w:rPr>
          <w:sz w:val="18"/>
          <w:szCs w:val="22"/>
        </w:rPr>
        <w:t>p.Product_ID</w:t>
      </w:r>
      <w:proofErr w:type="spellEnd"/>
    </w:p>
    <w:p w14:paraId="1A2E7240" w14:textId="77777777" w:rsidR="0042579F" w:rsidRDefault="00C048F8" w:rsidP="008A369E">
      <w:pPr>
        <w:spacing w:line="240" w:lineRule="auto"/>
        <w:contextualSpacing/>
        <w:rPr>
          <w:sz w:val="18"/>
          <w:szCs w:val="22"/>
        </w:rPr>
      </w:pPr>
      <w:r>
        <w:rPr>
          <w:sz w:val="18"/>
          <w:szCs w:val="22"/>
        </w:rPr>
        <w:t xml:space="preserve">JOIN Subcategories s </w:t>
      </w:r>
    </w:p>
    <w:p w14:paraId="3D37E16A" w14:textId="7156635A" w:rsidR="00C048F8" w:rsidRDefault="00C048F8" w:rsidP="008A369E">
      <w:pPr>
        <w:spacing w:line="240" w:lineRule="auto"/>
        <w:contextualSpacing/>
        <w:rPr>
          <w:sz w:val="18"/>
          <w:szCs w:val="22"/>
        </w:rPr>
      </w:pPr>
      <w:r>
        <w:rPr>
          <w:sz w:val="18"/>
          <w:szCs w:val="22"/>
        </w:rPr>
        <w:t xml:space="preserve">ON </w:t>
      </w:r>
      <w:proofErr w:type="spellStart"/>
      <w:r>
        <w:rPr>
          <w:sz w:val="18"/>
          <w:szCs w:val="22"/>
        </w:rPr>
        <w:t>p.SubCategory_ID</w:t>
      </w:r>
      <w:proofErr w:type="spellEnd"/>
      <w:r>
        <w:rPr>
          <w:sz w:val="18"/>
          <w:szCs w:val="22"/>
        </w:rPr>
        <w:t xml:space="preserve"> = </w:t>
      </w:r>
      <w:proofErr w:type="spellStart"/>
      <w:r>
        <w:rPr>
          <w:sz w:val="18"/>
          <w:szCs w:val="22"/>
        </w:rPr>
        <w:t>s.SubCategory_ID</w:t>
      </w:r>
      <w:proofErr w:type="spellEnd"/>
    </w:p>
    <w:p w14:paraId="0B6E2C58" w14:textId="4B052E92" w:rsidR="00C048F8" w:rsidRDefault="00C048F8" w:rsidP="008A369E">
      <w:pPr>
        <w:spacing w:line="240" w:lineRule="auto"/>
        <w:contextualSpacing/>
        <w:rPr>
          <w:sz w:val="18"/>
          <w:szCs w:val="22"/>
        </w:rPr>
      </w:pPr>
      <w:r>
        <w:rPr>
          <w:sz w:val="18"/>
          <w:szCs w:val="22"/>
        </w:rPr>
        <w:t xml:space="preserve">GROUP BY </w:t>
      </w:r>
      <w:proofErr w:type="spellStart"/>
      <w:r>
        <w:rPr>
          <w:sz w:val="18"/>
          <w:szCs w:val="22"/>
        </w:rPr>
        <w:t>s.SubCategory_Name</w:t>
      </w:r>
      <w:proofErr w:type="spellEnd"/>
    </w:p>
    <w:p w14:paraId="4F5B119B" w14:textId="5DF09DCD" w:rsidR="00C048F8" w:rsidRDefault="00C048F8" w:rsidP="008A369E">
      <w:pPr>
        <w:spacing w:line="240" w:lineRule="auto"/>
        <w:contextualSpacing/>
        <w:rPr>
          <w:sz w:val="18"/>
          <w:szCs w:val="22"/>
        </w:rPr>
      </w:pPr>
      <w:r>
        <w:rPr>
          <w:sz w:val="18"/>
          <w:szCs w:val="22"/>
        </w:rPr>
        <w:t xml:space="preserve">ORDER BY </w:t>
      </w:r>
      <w:proofErr w:type="spellStart"/>
      <w:r>
        <w:rPr>
          <w:sz w:val="18"/>
          <w:szCs w:val="22"/>
        </w:rPr>
        <w:t>TotalProfit</w:t>
      </w:r>
      <w:proofErr w:type="spellEnd"/>
      <w:r>
        <w:rPr>
          <w:sz w:val="18"/>
          <w:szCs w:val="22"/>
        </w:rPr>
        <w:t xml:space="preserve"> DESC;</w:t>
      </w:r>
    </w:p>
    <w:p w14:paraId="786B6A54" w14:textId="77777777" w:rsidR="0042579F" w:rsidRDefault="0042579F" w:rsidP="008A369E">
      <w:pPr>
        <w:spacing w:line="240" w:lineRule="auto"/>
        <w:contextualSpacing/>
        <w:rPr>
          <w:sz w:val="18"/>
          <w:szCs w:val="22"/>
        </w:rPr>
      </w:pPr>
    </w:p>
    <w:p w14:paraId="28D678D6" w14:textId="1B645A14" w:rsidR="0042579F" w:rsidRDefault="0042579F" w:rsidP="008A369E">
      <w:pPr>
        <w:spacing w:line="240" w:lineRule="auto"/>
        <w:contextualSpacing/>
        <w:rPr>
          <w:sz w:val="18"/>
          <w:szCs w:val="22"/>
        </w:rPr>
      </w:pPr>
      <w:r w:rsidRPr="00A36384">
        <w:rPr>
          <w:u w:val="single"/>
        </w:rPr>
        <w:t xml:space="preserve">Most Profitable Product </w:t>
      </w:r>
      <w:r w:rsidR="00B1434E">
        <w:rPr>
          <w:u w:val="single"/>
        </w:rPr>
        <w:t>Segments</w:t>
      </w:r>
    </w:p>
    <w:p w14:paraId="6A69B591" w14:textId="77777777" w:rsidR="0042579F" w:rsidRDefault="0042579F" w:rsidP="008A369E">
      <w:pPr>
        <w:spacing w:line="240" w:lineRule="auto"/>
        <w:contextualSpacing/>
        <w:rPr>
          <w:sz w:val="18"/>
          <w:szCs w:val="22"/>
        </w:rPr>
      </w:pPr>
      <w:r w:rsidRPr="0042579F">
        <w:rPr>
          <w:sz w:val="18"/>
          <w:szCs w:val="22"/>
        </w:rPr>
        <w:t>SELECT</w:t>
      </w:r>
    </w:p>
    <w:p w14:paraId="1E8F00C8" w14:textId="77777777" w:rsidR="0042579F" w:rsidRDefault="0042579F" w:rsidP="008A369E">
      <w:pPr>
        <w:spacing w:line="240" w:lineRule="auto"/>
        <w:contextualSpacing/>
        <w:rPr>
          <w:sz w:val="18"/>
          <w:szCs w:val="22"/>
        </w:rPr>
      </w:pPr>
      <w:proofErr w:type="spellStart"/>
      <w:r w:rsidRPr="0042579F">
        <w:rPr>
          <w:sz w:val="18"/>
          <w:szCs w:val="22"/>
        </w:rPr>
        <w:t>c.Segment</w:t>
      </w:r>
      <w:proofErr w:type="spellEnd"/>
      <w:r w:rsidRPr="0042579F">
        <w:rPr>
          <w:sz w:val="18"/>
          <w:szCs w:val="22"/>
        </w:rPr>
        <w:t xml:space="preserve">, </w:t>
      </w:r>
    </w:p>
    <w:p w14:paraId="7F4E3AF5" w14:textId="77777777" w:rsidR="0042579F" w:rsidRDefault="0042579F" w:rsidP="008A369E">
      <w:pPr>
        <w:spacing w:line="240" w:lineRule="auto"/>
        <w:contextualSpacing/>
        <w:rPr>
          <w:sz w:val="18"/>
          <w:szCs w:val="22"/>
        </w:rPr>
      </w:pPr>
      <w:r w:rsidRPr="0042579F">
        <w:rPr>
          <w:sz w:val="18"/>
          <w:szCs w:val="22"/>
        </w:rPr>
        <w:t>SUM(</w:t>
      </w:r>
      <w:proofErr w:type="spellStart"/>
      <w:r w:rsidRPr="0042579F">
        <w:rPr>
          <w:sz w:val="18"/>
          <w:szCs w:val="22"/>
        </w:rPr>
        <w:t>od.Profit</w:t>
      </w:r>
      <w:proofErr w:type="spellEnd"/>
      <w:r w:rsidRPr="0042579F">
        <w:rPr>
          <w:sz w:val="18"/>
          <w:szCs w:val="22"/>
        </w:rPr>
        <w:t xml:space="preserve">) AS </w:t>
      </w:r>
      <w:proofErr w:type="spellStart"/>
      <w:r w:rsidRPr="0042579F">
        <w:rPr>
          <w:sz w:val="18"/>
          <w:szCs w:val="22"/>
        </w:rPr>
        <w:t>TotalProfit</w:t>
      </w:r>
      <w:proofErr w:type="spellEnd"/>
    </w:p>
    <w:p w14:paraId="290F18E3" w14:textId="77777777" w:rsidR="0042579F" w:rsidRDefault="0042579F" w:rsidP="008A369E">
      <w:pPr>
        <w:spacing w:line="240" w:lineRule="auto"/>
        <w:contextualSpacing/>
        <w:rPr>
          <w:sz w:val="18"/>
          <w:szCs w:val="22"/>
        </w:rPr>
      </w:pPr>
      <w:r w:rsidRPr="0042579F">
        <w:rPr>
          <w:sz w:val="18"/>
          <w:szCs w:val="22"/>
        </w:rPr>
        <w:t xml:space="preserve">FROM </w:t>
      </w:r>
    </w:p>
    <w:p w14:paraId="6DB64655" w14:textId="77777777" w:rsidR="0042579F" w:rsidRDefault="0042579F" w:rsidP="008A369E">
      <w:pPr>
        <w:spacing w:line="240" w:lineRule="auto"/>
        <w:contextualSpacing/>
        <w:rPr>
          <w:sz w:val="18"/>
          <w:szCs w:val="22"/>
        </w:rPr>
      </w:pPr>
      <w:proofErr w:type="spellStart"/>
      <w:r w:rsidRPr="0042579F">
        <w:rPr>
          <w:sz w:val="18"/>
          <w:szCs w:val="22"/>
        </w:rPr>
        <w:t>Order_Details</w:t>
      </w:r>
      <w:proofErr w:type="spellEnd"/>
      <w:r w:rsidRPr="0042579F">
        <w:rPr>
          <w:sz w:val="18"/>
          <w:szCs w:val="22"/>
        </w:rPr>
        <w:t xml:space="preserve"> od</w:t>
      </w:r>
    </w:p>
    <w:p w14:paraId="5EBE6630" w14:textId="77777777" w:rsidR="0042579F" w:rsidRDefault="0042579F" w:rsidP="008A369E">
      <w:pPr>
        <w:spacing w:line="240" w:lineRule="auto"/>
        <w:contextualSpacing/>
        <w:rPr>
          <w:sz w:val="18"/>
          <w:szCs w:val="22"/>
        </w:rPr>
      </w:pPr>
      <w:r w:rsidRPr="0042579F">
        <w:rPr>
          <w:sz w:val="18"/>
          <w:szCs w:val="22"/>
        </w:rPr>
        <w:lastRenderedPageBreak/>
        <w:t xml:space="preserve">JOIN Orders o </w:t>
      </w:r>
    </w:p>
    <w:p w14:paraId="6A2D42D9" w14:textId="77777777" w:rsidR="0042579F" w:rsidRDefault="0042579F" w:rsidP="008A369E">
      <w:pPr>
        <w:spacing w:line="240" w:lineRule="auto"/>
        <w:contextualSpacing/>
        <w:rPr>
          <w:sz w:val="18"/>
          <w:szCs w:val="22"/>
        </w:rPr>
      </w:pPr>
      <w:r w:rsidRPr="0042579F">
        <w:rPr>
          <w:sz w:val="18"/>
          <w:szCs w:val="22"/>
        </w:rPr>
        <w:t xml:space="preserve">ON </w:t>
      </w:r>
      <w:proofErr w:type="spellStart"/>
      <w:r w:rsidRPr="0042579F">
        <w:rPr>
          <w:sz w:val="18"/>
          <w:szCs w:val="22"/>
        </w:rPr>
        <w:t>od.Order_ID</w:t>
      </w:r>
      <w:proofErr w:type="spellEnd"/>
      <w:r w:rsidRPr="0042579F">
        <w:rPr>
          <w:sz w:val="18"/>
          <w:szCs w:val="22"/>
        </w:rPr>
        <w:t xml:space="preserve"> = </w:t>
      </w:r>
      <w:proofErr w:type="spellStart"/>
      <w:r w:rsidRPr="0042579F">
        <w:rPr>
          <w:sz w:val="18"/>
          <w:szCs w:val="22"/>
        </w:rPr>
        <w:t>o.Order_ID</w:t>
      </w:r>
      <w:proofErr w:type="spellEnd"/>
      <w:r w:rsidRPr="0042579F">
        <w:rPr>
          <w:sz w:val="18"/>
          <w:szCs w:val="22"/>
        </w:rPr>
        <w:t xml:space="preserve"> </w:t>
      </w:r>
    </w:p>
    <w:p w14:paraId="04F5F5EF" w14:textId="77777777" w:rsidR="0042579F" w:rsidRDefault="0042579F" w:rsidP="008A369E">
      <w:pPr>
        <w:spacing w:line="240" w:lineRule="auto"/>
        <w:contextualSpacing/>
        <w:rPr>
          <w:sz w:val="18"/>
          <w:szCs w:val="22"/>
        </w:rPr>
      </w:pPr>
      <w:r w:rsidRPr="0042579F">
        <w:rPr>
          <w:sz w:val="18"/>
          <w:szCs w:val="22"/>
        </w:rPr>
        <w:t xml:space="preserve">JOIN Customers c </w:t>
      </w:r>
    </w:p>
    <w:p w14:paraId="2C3F125E" w14:textId="77777777" w:rsidR="0042579F" w:rsidRDefault="0042579F" w:rsidP="008A369E">
      <w:pPr>
        <w:spacing w:line="240" w:lineRule="auto"/>
        <w:contextualSpacing/>
        <w:rPr>
          <w:sz w:val="18"/>
          <w:szCs w:val="22"/>
        </w:rPr>
      </w:pPr>
      <w:r w:rsidRPr="0042579F">
        <w:rPr>
          <w:sz w:val="18"/>
          <w:szCs w:val="22"/>
        </w:rPr>
        <w:t xml:space="preserve">ON </w:t>
      </w:r>
      <w:proofErr w:type="spellStart"/>
      <w:r w:rsidRPr="0042579F">
        <w:rPr>
          <w:sz w:val="18"/>
          <w:szCs w:val="22"/>
        </w:rPr>
        <w:t>o.Customer_ID</w:t>
      </w:r>
      <w:proofErr w:type="spellEnd"/>
      <w:r w:rsidRPr="0042579F">
        <w:rPr>
          <w:sz w:val="18"/>
          <w:szCs w:val="22"/>
        </w:rPr>
        <w:t xml:space="preserve"> = </w:t>
      </w:r>
      <w:proofErr w:type="spellStart"/>
      <w:r w:rsidRPr="0042579F">
        <w:rPr>
          <w:sz w:val="18"/>
          <w:szCs w:val="22"/>
        </w:rPr>
        <w:t>c.Customer_ID</w:t>
      </w:r>
      <w:proofErr w:type="spellEnd"/>
      <w:r w:rsidRPr="0042579F">
        <w:rPr>
          <w:sz w:val="18"/>
          <w:szCs w:val="22"/>
        </w:rPr>
        <w:t xml:space="preserve"> </w:t>
      </w:r>
    </w:p>
    <w:p w14:paraId="6DFD7513" w14:textId="77777777" w:rsidR="0042579F" w:rsidRDefault="0042579F" w:rsidP="008A369E">
      <w:pPr>
        <w:spacing w:line="240" w:lineRule="auto"/>
        <w:contextualSpacing/>
        <w:rPr>
          <w:sz w:val="18"/>
          <w:szCs w:val="22"/>
        </w:rPr>
      </w:pPr>
      <w:r w:rsidRPr="0042579F">
        <w:rPr>
          <w:sz w:val="18"/>
          <w:szCs w:val="22"/>
        </w:rPr>
        <w:t xml:space="preserve">GROUP BY </w:t>
      </w:r>
      <w:proofErr w:type="spellStart"/>
      <w:r w:rsidRPr="0042579F">
        <w:rPr>
          <w:sz w:val="18"/>
          <w:szCs w:val="22"/>
        </w:rPr>
        <w:t>c.Segment</w:t>
      </w:r>
      <w:proofErr w:type="spellEnd"/>
      <w:r w:rsidRPr="0042579F">
        <w:rPr>
          <w:sz w:val="18"/>
          <w:szCs w:val="22"/>
        </w:rPr>
        <w:t xml:space="preserve"> </w:t>
      </w:r>
    </w:p>
    <w:p w14:paraId="6B9B5FCF" w14:textId="1CB8861B" w:rsidR="0042579F" w:rsidRDefault="0042579F" w:rsidP="008A369E">
      <w:pPr>
        <w:spacing w:line="240" w:lineRule="auto"/>
        <w:contextualSpacing/>
        <w:rPr>
          <w:sz w:val="18"/>
          <w:szCs w:val="22"/>
        </w:rPr>
      </w:pPr>
      <w:r w:rsidRPr="0042579F">
        <w:rPr>
          <w:sz w:val="18"/>
          <w:szCs w:val="22"/>
        </w:rPr>
        <w:t xml:space="preserve">ORDER BY </w:t>
      </w:r>
      <w:proofErr w:type="spellStart"/>
      <w:r w:rsidRPr="0042579F">
        <w:rPr>
          <w:sz w:val="18"/>
          <w:szCs w:val="22"/>
        </w:rPr>
        <w:t>TotalProfit</w:t>
      </w:r>
      <w:proofErr w:type="spellEnd"/>
      <w:r w:rsidRPr="0042579F">
        <w:rPr>
          <w:sz w:val="18"/>
          <w:szCs w:val="22"/>
        </w:rPr>
        <w:t xml:space="preserve"> DESC;</w:t>
      </w:r>
    </w:p>
    <w:p w14:paraId="63280C44" w14:textId="77777777" w:rsidR="00087BEC" w:rsidRDefault="00087BEC" w:rsidP="008A369E">
      <w:pPr>
        <w:spacing w:line="240" w:lineRule="auto"/>
        <w:contextualSpacing/>
        <w:rPr>
          <w:sz w:val="18"/>
          <w:szCs w:val="22"/>
        </w:rPr>
      </w:pPr>
    </w:p>
    <w:p w14:paraId="598439A5" w14:textId="77777777" w:rsidR="00B54275" w:rsidRDefault="00B54275" w:rsidP="008A369E">
      <w:pPr>
        <w:spacing w:line="240" w:lineRule="auto"/>
        <w:contextualSpacing/>
        <w:rPr>
          <w:sz w:val="18"/>
          <w:szCs w:val="22"/>
        </w:rPr>
      </w:pPr>
    </w:p>
    <w:p w14:paraId="0066A9B5" w14:textId="62A38152" w:rsidR="00E8547F" w:rsidRDefault="00E8547F" w:rsidP="008A369E">
      <w:pPr>
        <w:spacing w:line="240" w:lineRule="auto"/>
        <w:contextualSpacing/>
        <w:rPr>
          <w:b/>
          <w:bCs/>
          <w:sz w:val="24"/>
          <w:szCs w:val="32"/>
        </w:rPr>
      </w:pPr>
      <w:r w:rsidRPr="004F409D">
        <w:rPr>
          <w:b/>
          <w:bCs/>
          <w:sz w:val="24"/>
          <w:szCs w:val="32"/>
        </w:rPr>
        <w:t>Reflections</w:t>
      </w:r>
    </w:p>
    <w:p w14:paraId="17BB127A" w14:textId="77777777" w:rsidR="00087BEC" w:rsidRDefault="00087BEC" w:rsidP="008A369E">
      <w:pPr>
        <w:spacing w:line="240" w:lineRule="auto"/>
        <w:contextualSpacing/>
        <w:rPr>
          <w:ins w:id="5" w:author="Gabriel Tharp" w:date="2025-07-31T10:20:00Z" w16du:dateUtc="2025-07-31T15:20:00Z"/>
          <w:b/>
          <w:bCs/>
          <w:sz w:val="24"/>
          <w:szCs w:val="32"/>
        </w:rPr>
      </w:pPr>
    </w:p>
    <w:p w14:paraId="6E674B82" w14:textId="225F46D4" w:rsidR="00E8547F" w:rsidRDefault="00E8547F" w:rsidP="008A369E">
      <w:pPr>
        <w:spacing w:line="240" w:lineRule="auto"/>
        <w:contextualSpacing/>
      </w:pPr>
      <w:r>
        <w:t xml:space="preserve">Throughout this project, we discovered a technology stack that is particularly well-suited for our chosen dataset. Amazon </w:t>
      </w:r>
      <w:proofErr w:type="spellStart"/>
      <w:r>
        <w:t>Quick</w:t>
      </w:r>
      <w:r w:rsidR="006E23B8">
        <w:t>S</w:t>
      </w:r>
      <w:r>
        <w:t>ight</w:t>
      </w:r>
      <w:proofErr w:type="spellEnd"/>
      <w:r>
        <w:t xml:space="preserve"> and Amazon Aurora integrate seamlessly with MySQL Workbench to create an intuitive storage solution with end user applications. </w:t>
      </w:r>
      <w:r w:rsidR="00AF4375" w:rsidRPr="00AF4375">
        <w:t>The most challenging part of this project was the initial orchestration of all the different cloud services</w:t>
      </w:r>
      <w:r w:rsidR="00AF4375">
        <w:t xml:space="preserve"> </w:t>
      </w:r>
      <w:r w:rsidR="00AF4375" w:rsidRPr="00AF4375">
        <w:t>specifically, correctly configuring IAM permissions, VPC security groups, and subnet access to ensure all components of our data pipeline could communicate securely. This process highlighted the critical importance of secure access management in a cloud environment.</w:t>
      </w:r>
    </w:p>
    <w:p w14:paraId="1396894A" w14:textId="77777777" w:rsidR="006F3BED" w:rsidRDefault="006F3BED" w:rsidP="008A369E">
      <w:pPr>
        <w:spacing w:line="240" w:lineRule="auto"/>
        <w:contextualSpacing/>
      </w:pPr>
    </w:p>
    <w:p w14:paraId="35DAF08D" w14:textId="79367885" w:rsidR="006F3BED" w:rsidRDefault="006F3BED" w:rsidP="008A369E">
      <w:pPr>
        <w:spacing w:line="240" w:lineRule="auto"/>
        <w:contextualSpacing/>
      </w:pPr>
      <w:r>
        <w:t>The creation of descriptive queries showcased the power of SQL to answer detailed questions that bring answers to business cases. Working on answering questions such as the state to spend the most advertisement in and what specific products to advertise for shows that having a grasp of these database technologies brings value to a business setting beyond simple app creation.</w:t>
      </w:r>
    </w:p>
    <w:p w14:paraId="707E10A8" w14:textId="77777777" w:rsidR="00980159" w:rsidRDefault="00980159" w:rsidP="008A369E">
      <w:pPr>
        <w:spacing w:line="240" w:lineRule="auto"/>
        <w:contextualSpacing/>
      </w:pPr>
    </w:p>
    <w:p w14:paraId="73FA402B" w14:textId="235F2CC1" w:rsidR="00980159" w:rsidRDefault="00B54275" w:rsidP="008A369E">
      <w:pPr>
        <w:spacing w:line="240" w:lineRule="auto"/>
        <w:contextualSpacing/>
      </w:pPr>
      <w:r>
        <w:t>It's satisfying to see the visual result of where we started from.  This project demonstrates the ability to use a relational dataset in csv form and process it to such a visually appealing set of graphs, charts, and maps.  Using cloud technology helps to allow it to be available in a broader context of data engineering.  Data Scientists and Business Users alike have a lot to gain from this project and the data used for it.  We are building a piece of the company’s data infrastructure.</w:t>
      </w:r>
    </w:p>
    <w:p w14:paraId="3B2817AA" w14:textId="77777777" w:rsidR="00087BEC" w:rsidRPr="00085EDD" w:rsidRDefault="00087BEC" w:rsidP="008A369E">
      <w:pPr>
        <w:spacing w:line="240" w:lineRule="auto"/>
        <w:contextualSpacing/>
        <w:rPr>
          <w:b/>
          <w:bCs/>
        </w:rPr>
      </w:pPr>
    </w:p>
    <w:p w14:paraId="6E748D5F" w14:textId="79F5CE71" w:rsidR="00085EDD" w:rsidRPr="00085EDD" w:rsidRDefault="00085EDD" w:rsidP="008A369E">
      <w:pPr>
        <w:spacing w:line="240" w:lineRule="auto"/>
        <w:contextualSpacing/>
        <w:rPr>
          <w:b/>
          <w:bCs/>
        </w:rPr>
      </w:pPr>
      <w:r w:rsidRPr="00085EDD">
        <w:rPr>
          <w:b/>
          <w:bCs/>
        </w:rPr>
        <w:t>Note About URL Request</w:t>
      </w:r>
    </w:p>
    <w:p w14:paraId="503AE654" w14:textId="77777777" w:rsidR="00085EDD" w:rsidRDefault="00085EDD" w:rsidP="008A369E">
      <w:pPr>
        <w:spacing w:line="240" w:lineRule="auto"/>
        <w:contextualSpacing/>
      </w:pPr>
    </w:p>
    <w:p w14:paraId="11186F6E" w14:textId="2502DF04" w:rsidR="00087BEC" w:rsidRDefault="00085EDD" w:rsidP="008A369E">
      <w:pPr>
        <w:spacing w:line="240" w:lineRule="auto"/>
        <w:contextualSpacing/>
      </w:pPr>
      <w:proofErr w:type="spellStart"/>
      <w:r>
        <w:t>Quicksight</w:t>
      </w:r>
      <w:proofErr w:type="spellEnd"/>
      <w:r>
        <w:t xml:space="preserve"> dashboards do not allow for standalone URL access.  Instead, an AWS user </w:t>
      </w:r>
      <w:r w:rsidR="0058487B">
        <w:t>must</w:t>
      </w:r>
      <w:r>
        <w:t xml:space="preserve"> be invited to join the </w:t>
      </w:r>
      <w:proofErr w:type="spellStart"/>
      <w:r>
        <w:t>QuickSight</w:t>
      </w:r>
      <w:proofErr w:type="spellEnd"/>
      <w:r>
        <w:t xml:space="preserve"> account environment and the folder containing the dashboard has to be shared with that user.</w:t>
      </w:r>
    </w:p>
    <w:p w14:paraId="68F8C0CF" w14:textId="77777777" w:rsidR="006E23B8" w:rsidRDefault="006E23B8" w:rsidP="008A369E">
      <w:pPr>
        <w:spacing w:line="240" w:lineRule="auto"/>
        <w:contextualSpacing/>
      </w:pPr>
    </w:p>
    <w:p w14:paraId="643C83B7" w14:textId="77777777" w:rsidR="00087BEC" w:rsidRPr="005B3912" w:rsidRDefault="00087BEC" w:rsidP="00087BEC">
      <w:pPr>
        <w:rPr>
          <w:b/>
          <w:bCs/>
        </w:rPr>
      </w:pPr>
      <w:r w:rsidRPr="005B3912">
        <w:rPr>
          <w:b/>
          <w:bCs/>
        </w:rPr>
        <w:t>Future Architectural and Functional Expansion</w:t>
      </w:r>
    </w:p>
    <w:p w14:paraId="0095DCF3" w14:textId="3C3C41A6" w:rsidR="005B3912" w:rsidRDefault="005B3912" w:rsidP="00087BEC">
      <w:r w:rsidRPr="005B3912">
        <w:t>Deploy as embedded dashboard on a website</w:t>
      </w:r>
      <w:r w:rsidR="00085EDD">
        <w:t>.</w:t>
      </w:r>
      <w:r w:rsidR="00087BEC">
        <w:t xml:space="preserve">  This dashboard could be added to a company website or portal for greater accessibility</w:t>
      </w:r>
      <w:r w:rsidR="00085EDD">
        <w:t xml:space="preserve"> to stakeholders.</w:t>
      </w:r>
    </w:p>
    <w:p w14:paraId="590DA856" w14:textId="05EA97CE" w:rsidR="00085EDD" w:rsidRPr="005B3912" w:rsidRDefault="00085EDD" w:rsidP="00087BEC">
      <w:r>
        <w:t xml:space="preserve">There is also an extension of </w:t>
      </w:r>
      <w:proofErr w:type="spellStart"/>
      <w:r>
        <w:t>QuickSight</w:t>
      </w:r>
      <w:proofErr w:type="spellEnd"/>
      <w:r>
        <w:t xml:space="preserve"> to build report, both emailable </w:t>
      </w:r>
      <w:r w:rsidR="00980159">
        <w:t xml:space="preserve">pdf </w:t>
      </w:r>
      <w:r>
        <w:t>and for physical copies.</w:t>
      </w:r>
    </w:p>
    <w:p w14:paraId="104A051C" w14:textId="77777777" w:rsidR="005B3912" w:rsidRPr="005B3912" w:rsidRDefault="005B3912" w:rsidP="00087BEC">
      <w:r w:rsidRPr="005B3912">
        <w:t>Pipeline expansion for</w:t>
      </w:r>
    </w:p>
    <w:p w14:paraId="02B2CACF" w14:textId="19A7D212" w:rsidR="005B3912" w:rsidRPr="005B3912" w:rsidRDefault="005B3912" w:rsidP="00085EDD">
      <w:pPr>
        <w:numPr>
          <w:ilvl w:val="0"/>
          <w:numId w:val="13"/>
        </w:numPr>
      </w:pPr>
      <w:r w:rsidRPr="005B3912">
        <w:t>Data Ingestion from other sources</w:t>
      </w:r>
      <w:r w:rsidR="00087BEC">
        <w:t xml:space="preserve"> – using API Gateways to receive data from internet sources, rather than a manual upload</w:t>
      </w:r>
    </w:p>
    <w:p w14:paraId="201B18B1" w14:textId="77777777" w:rsidR="005B3912" w:rsidRPr="005B3912" w:rsidRDefault="005B3912" w:rsidP="00085EDD">
      <w:pPr>
        <w:numPr>
          <w:ilvl w:val="0"/>
          <w:numId w:val="13"/>
        </w:numPr>
      </w:pPr>
      <w:r w:rsidRPr="005B3912">
        <w:t xml:space="preserve">Data flow Automation </w:t>
      </w:r>
      <w:r w:rsidR="00087BEC">
        <w:t xml:space="preserve">– using AWS Lambda for triggering data transferring data from one service to the next (e.g. from storage to </w:t>
      </w:r>
      <w:proofErr w:type="spellStart"/>
      <w:r w:rsidR="00087BEC">
        <w:t>QuickSight</w:t>
      </w:r>
      <w:proofErr w:type="spellEnd"/>
      <w:r w:rsidR="00087BEC">
        <w:t>)</w:t>
      </w:r>
    </w:p>
    <w:p w14:paraId="4A8F03F3" w14:textId="77777777" w:rsidR="005B3912" w:rsidRPr="005B3912" w:rsidRDefault="005B3912" w:rsidP="00085EDD">
      <w:pPr>
        <w:numPr>
          <w:ilvl w:val="0"/>
          <w:numId w:val="13"/>
        </w:numPr>
      </w:pPr>
      <w:r w:rsidRPr="005B3912">
        <w:t xml:space="preserve">ETL </w:t>
      </w:r>
      <w:r w:rsidR="00087BEC">
        <w:t>– using AWS Glue to change data format to columnar for query performance</w:t>
      </w:r>
    </w:p>
    <w:p w14:paraId="6B97589B" w14:textId="77777777" w:rsidR="005B3912" w:rsidRPr="005B3912" w:rsidRDefault="005B3912" w:rsidP="00085EDD">
      <w:pPr>
        <w:numPr>
          <w:ilvl w:val="0"/>
          <w:numId w:val="13"/>
        </w:numPr>
      </w:pPr>
      <w:r w:rsidRPr="005B3912">
        <w:lastRenderedPageBreak/>
        <w:t xml:space="preserve">Data Warehouse </w:t>
      </w:r>
      <w:r w:rsidR="00087BEC">
        <w:t>– using Amazon Redshift for improve OLAP query performance</w:t>
      </w:r>
    </w:p>
    <w:p w14:paraId="45E84C7E" w14:textId="77777777" w:rsidR="00B54275" w:rsidRDefault="005B3912" w:rsidP="00087BEC">
      <w:pPr>
        <w:numPr>
          <w:ilvl w:val="0"/>
          <w:numId w:val="13"/>
        </w:numPr>
      </w:pPr>
      <w:r w:rsidRPr="005B3912">
        <w:t xml:space="preserve">Machine Learning </w:t>
      </w:r>
      <w:r w:rsidR="00087BEC">
        <w:t xml:space="preserve">– using Amazon </w:t>
      </w:r>
      <w:proofErr w:type="spellStart"/>
      <w:r w:rsidR="00087BEC">
        <w:t>Sagemaker</w:t>
      </w:r>
      <w:proofErr w:type="spellEnd"/>
      <w:r w:rsidR="00087BEC">
        <w:t xml:space="preserve"> to build classification, regression, recommendation models</w:t>
      </w:r>
    </w:p>
    <w:p w14:paraId="27442250" w14:textId="77777777" w:rsidR="0054665E" w:rsidRDefault="0054665E" w:rsidP="0058487B">
      <w:pPr>
        <w:rPr>
          <w:b/>
          <w:bCs/>
          <w:sz w:val="24"/>
          <w:szCs w:val="32"/>
        </w:rPr>
      </w:pPr>
    </w:p>
    <w:p w14:paraId="3B4B4FDA" w14:textId="77777777" w:rsidR="0054665E" w:rsidRPr="009465C1" w:rsidRDefault="0054665E" w:rsidP="009465C1">
      <w:pPr>
        <w:rPr>
          <w:b/>
          <w:bCs/>
          <w:sz w:val="24"/>
          <w:szCs w:val="32"/>
        </w:rPr>
      </w:pPr>
      <w:r w:rsidRPr="009465C1">
        <w:rPr>
          <w:b/>
          <w:bCs/>
          <w:sz w:val="24"/>
          <w:szCs w:val="32"/>
        </w:rPr>
        <w:t>Link to GitHub Repo:</w:t>
      </w:r>
    </w:p>
    <w:p w14:paraId="53432ED1" w14:textId="77777777" w:rsidR="0054665E" w:rsidRDefault="0054665E" w:rsidP="0054665E">
      <w:pPr>
        <w:spacing w:line="240" w:lineRule="auto"/>
        <w:contextualSpacing/>
        <w:rPr>
          <w:b/>
          <w:bCs/>
        </w:rPr>
      </w:pPr>
    </w:p>
    <w:p w14:paraId="5367F2D9" w14:textId="77777777" w:rsidR="0054665E" w:rsidRDefault="0054665E" w:rsidP="0054665E">
      <w:pPr>
        <w:spacing w:line="240" w:lineRule="auto"/>
        <w:contextualSpacing/>
        <w:rPr>
          <w:b/>
          <w:bCs/>
        </w:rPr>
      </w:pPr>
      <w:hyperlink r:id="rId24" w:history="1">
        <w:r w:rsidRPr="0054665E">
          <w:rPr>
            <w:rStyle w:val="Hyperlink"/>
            <w:b/>
            <w:bCs/>
          </w:rPr>
          <w:t>orandolph8/ADT-Final-Project</w:t>
        </w:r>
      </w:hyperlink>
    </w:p>
    <w:p w14:paraId="55DC5063" w14:textId="77777777" w:rsidR="0054665E" w:rsidRDefault="0054665E" w:rsidP="0054665E">
      <w:pPr>
        <w:spacing w:line="240" w:lineRule="auto"/>
        <w:contextualSpacing/>
        <w:rPr>
          <w:b/>
          <w:bCs/>
        </w:rPr>
      </w:pPr>
    </w:p>
    <w:p w14:paraId="0004D2D7" w14:textId="77777777" w:rsidR="0054665E" w:rsidRDefault="0054665E" w:rsidP="0054665E">
      <w:pPr>
        <w:spacing w:line="240" w:lineRule="auto"/>
        <w:contextualSpacing/>
      </w:pPr>
      <w:hyperlink r:id="rId25" w:history="1">
        <w:r w:rsidRPr="000A0E8A">
          <w:rPr>
            <w:rStyle w:val="Hyperlink"/>
          </w:rPr>
          <w:t>https://github.com/orandolph8/ADT-Final-Project/tree/main</w:t>
        </w:r>
      </w:hyperlink>
    </w:p>
    <w:p w14:paraId="0CFF5ACE" w14:textId="77777777" w:rsidR="0054665E" w:rsidRDefault="0054665E" w:rsidP="0058487B">
      <w:pPr>
        <w:rPr>
          <w:b/>
          <w:bCs/>
          <w:sz w:val="24"/>
          <w:szCs w:val="32"/>
        </w:rPr>
      </w:pPr>
    </w:p>
    <w:p w14:paraId="33525286" w14:textId="7BE5146D" w:rsidR="00087BEC" w:rsidRPr="00B54275" w:rsidRDefault="00087BEC" w:rsidP="0058487B">
      <w:r w:rsidRPr="00B54275">
        <w:rPr>
          <w:b/>
          <w:bCs/>
          <w:sz w:val="24"/>
          <w:szCs w:val="32"/>
        </w:rPr>
        <w:t>References:</w:t>
      </w:r>
    </w:p>
    <w:p w14:paraId="7834A3D6" w14:textId="77777777" w:rsidR="00087BEC" w:rsidRDefault="00087BEC" w:rsidP="00087BEC">
      <w:hyperlink r:id="rId26" w:history="1">
        <w:r w:rsidRPr="00EB4874">
          <w:rPr>
            <w:rStyle w:val="Hyperlink"/>
          </w:rPr>
          <w:t>Amazon Aurora MySQL reference - Amazon Aurora</w:t>
        </w:r>
      </w:hyperlink>
    </w:p>
    <w:p w14:paraId="167E3BAF" w14:textId="77777777" w:rsidR="00087BEC" w:rsidRDefault="00087BEC" w:rsidP="00087BEC">
      <w:hyperlink r:id="rId27" w:history="1">
        <w:r w:rsidRPr="002E2AF2">
          <w:rPr>
            <w:rStyle w:val="Hyperlink"/>
          </w:rPr>
          <w:t xml:space="preserve">Connect to your Amazon Aurora MySQL DB cluster | AWS </w:t>
        </w:r>
        <w:proofErr w:type="spellStart"/>
        <w:r w:rsidRPr="002E2AF2">
          <w:rPr>
            <w:rStyle w:val="Hyperlink"/>
          </w:rPr>
          <w:t>re:Post</w:t>
        </w:r>
        <w:proofErr w:type="spellEnd"/>
      </w:hyperlink>
    </w:p>
    <w:p w14:paraId="03C474A1" w14:textId="77777777" w:rsidR="00087BEC" w:rsidRDefault="00087BEC" w:rsidP="00087BEC">
      <w:hyperlink r:id="rId28" w:history="1">
        <w:r w:rsidRPr="000E1027">
          <w:rPr>
            <w:rStyle w:val="Hyperlink"/>
          </w:rPr>
          <w:t xml:space="preserve">Introduction to AWS Simple Storage Service (AWS S3) - </w:t>
        </w:r>
        <w:proofErr w:type="spellStart"/>
        <w:r w:rsidRPr="000E1027">
          <w:rPr>
            <w:rStyle w:val="Hyperlink"/>
          </w:rPr>
          <w:t>GeeksforGeeks</w:t>
        </w:r>
        <w:proofErr w:type="spellEnd"/>
      </w:hyperlink>
    </w:p>
    <w:p w14:paraId="22BB05FA" w14:textId="77777777" w:rsidR="00087BEC" w:rsidRDefault="00087BEC" w:rsidP="00087BEC">
      <w:hyperlink r:id="rId29" w:history="1">
        <w:r w:rsidRPr="0014312F">
          <w:rPr>
            <w:rStyle w:val="Hyperlink"/>
          </w:rPr>
          <w:t>Overview of Performance Insights on Amazon RDS - Amazon Relational Database Service</w:t>
        </w:r>
      </w:hyperlink>
    </w:p>
    <w:p w14:paraId="7BE11837" w14:textId="5FD90E1B" w:rsidR="00087BEC" w:rsidRDefault="0058487B" w:rsidP="00087BEC">
      <w:hyperlink r:id="rId30" w:history="1">
        <w:r w:rsidRPr="0058487B">
          <w:rPr>
            <w:rStyle w:val="Hyperlink"/>
          </w:rPr>
          <w:t xml:space="preserve">What is Amazon </w:t>
        </w:r>
        <w:proofErr w:type="spellStart"/>
        <w:r w:rsidRPr="0058487B">
          <w:rPr>
            <w:rStyle w:val="Hyperlink"/>
          </w:rPr>
          <w:t>QuickSight</w:t>
        </w:r>
        <w:proofErr w:type="spellEnd"/>
        <w:r w:rsidRPr="0058487B">
          <w:rPr>
            <w:rStyle w:val="Hyperlink"/>
          </w:rPr>
          <w:t xml:space="preserve">? - Amazon </w:t>
        </w:r>
        <w:proofErr w:type="spellStart"/>
        <w:r w:rsidRPr="0058487B">
          <w:rPr>
            <w:rStyle w:val="Hyperlink"/>
          </w:rPr>
          <w:t>QuickSight</w:t>
        </w:r>
        <w:proofErr w:type="spellEnd"/>
      </w:hyperlink>
    </w:p>
    <w:p w14:paraId="2D52BCA0" w14:textId="5B74CDD7" w:rsidR="0058487B" w:rsidRDefault="004A6D6C" w:rsidP="00087BEC">
      <w:hyperlink r:id="rId31" w:history="1">
        <w:r w:rsidRPr="004A6D6C">
          <w:rPr>
            <w:rStyle w:val="Hyperlink"/>
          </w:rPr>
          <w:t xml:space="preserve">Business Intelligence Service – Amazon Q in </w:t>
        </w:r>
        <w:proofErr w:type="spellStart"/>
        <w:r w:rsidRPr="004A6D6C">
          <w:rPr>
            <w:rStyle w:val="Hyperlink"/>
          </w:rPr>
          <w:t>QuickSight</w:t>
        </w:r>
        <w:proofErr w:type="spellEnd"/>
        <w:r w:rsidRPr="004A6D6C">
          <w:rPr>
            <w:rStyle w:val="Hyperlink"/>
          </w:rPr>
          <w:t xml:space="preserve"> – AWS</w:t>
        </w:r>
      </w:hyperlink>
    </w:p>
    <w:p w14:paraId="056AF25E" w14:textId="77777777" w:rsidR="00087BEC" w:rsidDel="00F616A2" w:rsidRDefault="00087BEC" w:rsidP="00087BEC">
      <w:pPr>
        <w:rPr>
          <w:del w:id="6" w:author="Gabriel Tharp" w:date="2025-07-31T09:40:00Z" w16du:dateUtc="2025-07-31T14:40:00Z"/>
        </w:rPr>
      </w:pPr>
    </w:p>
    <w:p w14:paraId="72E0A157" w14:textId="77777777" w:rsidR="00087BEC" w:rsidDel="00F616A2" w:rsidRDefault="00087BEC" w:rsidP="00087BEC">
      <w:pPr>
        <w:rPr>
          <w:del w:id="7" w:author="Gabriel Tharp" w:date="2025-07-31T09:40:00Z" w16du:dateUtc="2025-07-31T14:40:00Z"/>
        </w:rPr>
      </w:pPr>
    </w:p>
    <w:p w14:paraId="2E9A725B" w14:textId="77777777" w:rsidR="00087BEC" w:rsidDel="00F616A2" w:rsidRDefault="00087BEC" w:rsidP="00087BEC">
      <w:pPr>
        <w:rPr>
          <w:del w:id="8" w:author="Gabriel Tharp" w:date="2025-07-31T09:40:00Z" w16du:dateUtc="2025-07-31T14:40:00Z"/>
        </w:rPr>
      </w:pPr>
    </w:p>
    <w:p w14:paraId="7621C853" w14:textId="77777777" w:rsidR="00087BEC" w:rsidDel="00F616A2" w:rsidRDefault="00087BEC" w:rsidP="00087BEC">
      <w:pPr>
        <w:rPr>
          <w:del w:id="9" w:author="Gabriel Tharp" w:date="2025-07-31T09:40:00Z" w16du:dateUtc="2025-07-31T14:40:00Z"/>
        </w:rPr>
      </w:pPr>
    </w:p>
    <w:p w14:paraId="090F0BFF" w14:textId="77777777" w:rsidR="00087BEC" w:rsidDel="00F616A2" w:rsidRDefault="00087BEC" w:rsidP="00087BEC">
      <w:pPr>
        <w:rPr>
          <w:del w:id="10" w:author="Gabriel Tharp" w:date="2025-07-31T09:40:00Z" w16du:dateUtc="2025-07-31T14:40:00Z"/>
        </w:rPr>
      </w:pPr>
    </w:p>
    <w:p w14:paraId="214BE239" w14:textId="77777777" w:rsidR="00087BEC" w:rsidDel="00F616A2" w:rsidRDefault="00087BEC" w:rsidP="00087BEC">
      <w:pPr>
        <w:rPr>
          <w:del w:id="11" w:author="Gabriel Tharp" w:date="2025-07-31T09:40:00Z" w16du:dateUtc="2025-07-31T14:40:00Z"/>
        </w:rPr>
      </w:pPr>
    </w:p>
    <w:p w14:paraId="77325B1A" w14:textId="77777777" w:rsidR="00087BEC" w:rsidRDefault="00087BEC" w:rsidP="00087BEC">
      <w:pPr>
        <w:rPr>
          <w:b/>
          <w:bCs/>
          <w:sz w:val="24"/>
          <w:szCs w:val="32"/>
        </w:rPr>
      </w:pPr>
      <w:r w:rsidRPr="00246FE7">
        <w:rPr>
          <w:b/>
          <w:bCs/>
          <w:sz w:val="24"/>
          <w:szCs w:val="32"/>
        </w:rPr>
        <w:t>Appendix:</w:t>
      </w:r>
    </w:p>
    <w:p w14:paraId="61DDEFB3" w14:textId="77777777" w:rsidR="00087BEC" w:rsidRPr="0091357C" w:rsidRDefault="00087BEC" w:rsidP="00087BEC">
      <w:pPr>
        <w:rPr>
          <w:sz w:val="24"/>
          <w:szCs w:val="32"/>
        </w:rPr>
      </w:pPr>
      <w:r w:rsidRPr="0091357C">
        <w:rPr>
          <w:sz w:val="24"/>
          <w:szCs w:val="32"/>
        </w:rPr>
        <w:t>Star Schema Model:</w:t>
      </w:r>
    </w:p>
    <w:tbl>
      <w:tblPr>
        <w:tblW w:w="9960" w:type="dxa"/>
        <w:tblLook w:val="04A0" w:firstRow="1" w:lastRow="0" w:firstColumn="1" w:lastColumn="0" w:noHBand="0" w:noVBand="1"/>
      </w:tblPr>
      <w:tblGrid>
        <w:gridCol w:w="1456"/>
        <w:gridCol w:w="1680"/>
        <w:gridCol w:w="3040"/>
        <w:gridCol w:w="2640"/>
        <w:gridCol w:w="1180"/>
      </w:tblGrid>
      <w:tr w:rsidR="00087BEC" w:rsidRPr="0091357C" w14:paraId="0091852C" w14:textId="77777777" w:rsidTr="00B72424">
        <w:trPr>
          <w:trHeight w:val="300"/>
        </w:trPr>
        <w:tc>
          <w:tcPr>
            <w:tcW w:w="1420" w:type="dxa"/>
            <w:tcBorders>
              <w:top w:val="single" w:sz="4" w:space="0" w:color="auto"/>
              <w:left w:val="single" w:sz="4" w:space="0" w:color="auto"/>
              <w:bottom w:val="single" w:sz="4" w:space="0" w:color="auto"/>
              <w:right w:val="single" w:sz="4" w:space="0" w:color="auto"/>
            </w:tcBorders>
            <w:noWrap/>
            <w:vAlign w:val="center"/>
            <w:hideMark/>
          </w:tcPr>
          <w:p w14:paraId="1A419E9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Fact Table</w:t>
            </w:r>
          </w:p>
        </w:tc>
        <w:tc>
          <w:tcPr>
            <w:tcW w:w="1680" w:type="dxa"/>
            <w:tcBorders>
              <w:top w:val="single" w:sz="4" w:space="0" w:color="auto"/>
              <w:left w:val="nil"/>
              <w:bottom w:val="single" w:sz="4" w:space="0" w:color="auto"/>
              <w:right w:val="single" w:sz="4" w:space="0" w:color="auto"/>
            </w:tcBorders>
            <w:noWrap/>
            <w:vAlign w:val="center"/>
            <w:hideMark/>
          </w:tcPr>
          <w:p w14:paraId="626DC44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Dimension Table</w:t>
            </w:r>
          </w:p>
        </w:tc>
        <w:tc>
          <w:tcPr>
            <w:tcW w:w="3040" w:type="dxa"/>
            <w:tcBorders>
              <w:top w:val="single" w:sz="4" w:space="0" w:color="auto"/>
              <w:left w:val="nil"/>
              <w:bottom w:val="single" w:sz="4" w:space="0" w:color="auto"/>
              <w:right w:val="single" w:sz="4" w:space="0" w:color="auto"/>
            </w:tcBorders>
            <w:noWrap/>
            <w:vAlign w:val="center"/>
            <w:hideMark/>
          </w:tcPr>
          <w:p w14:paraId="28106F5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(Fact Table)</w:t>
            </w:r>
          </w:p>
        </w:tc>
        <w:tc>
          <w:tcPr>
            <w:tcW w:w="2640" w:type="dxa"/>
            <w:tcBorders>
              <w:top w:val="single" w:sz="4" w:space="0" w:color="auto"/>
              <w:left w:val="nil"/>
              <w:bottom w:val="single" w:sz="4" w:space="0" w:color="auto"/>
              <w:right w:val="single" w:sz="4" w:space="0" w:color="auto"/>
            </w:tcBorders>
            <w:noWrap/>
            <w:vAlign w:val="center"/>
            <w:hideMark/>
          </w:tcPr>
          <w:p w14:paraId="198C9E1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Key (Dimension Table)</w:t>
            </w:r>
          </w:p>
        </w:tc>
        <w:tc>
          <w:tcPr>
            <w:tcW w:w="1180" w:type="dxa"/>
            <w:tcBorders>
              <w:top w:val="single" w:sz="4" w:space="0" w:color="auto"/>
              <w:left w:val="nil"/>
              <w:bottom w:val="single" w:sz="4" w:space="0" w:color="auto"/>
              <w:right w:val="single" w:sz="4" w:space="0" w:color="auto"/>
            </w:tcBorders>
            <w:noWrap/>
            <w:vAlign w:val="center"/>
            <w:hideMark/>
          </w:tcPr>
          <w:p w14:paraId="4298F23A"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Join Type</w:t>
            </w:r>
          </w:p>
        </w:tc>
      </w:tr>
      <w:tr w:rsidR="00087BEC" w:rsidRPr="0091357C" w14:paraId="7BD16751" w14:textId="77777777" w:rsidTr="00B72424">
        <w:trPr>
          <w:trHeight w:val="300"/>
        </w:trPr>
        <w:tc>
          <w:tcPr>
            <w:tcW w:w="1420" w:type="dxa"/>
            <w:tcBorders>
              <w:top w:val="nil"/>
              <w:left w:val="single" w:sz="4" w:space="0" w:color="auto"/>
              <w:bottom w:val="single" w:sz="4" w:space="0" w:color="auto"/>
              <w:right w:val="single" w:sz="4" w:space="0" w:color="auto"/>
            </w:tcBorders>
            <w:noWrap/>
            <w:vAlign w:val="center"/>
            <w:hideMark/>
          </w:tcPr>
          <w:p w14:paraId="69AEA44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noWrap/>
            <w:vAlign w:val="center"/>
            <w:hideMark/>
          </w:tcPr>
          <w:p w14:paraId="6BE01F1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3040" w:type="dxa"/>
            <w:tcBorders>
              <w:top w:val="nil"/>
              <w:left w:val="nil"/>
              <w:bottom w:val="single" w:sz="4" w:space="0" w:color="auto"/>
              <w:right w:val="single" w:sz="4" w:space="0" w:color="auto"/>
            </w:tcBorders>
            <w:noWrap/>
            <w:vAlign w:val="center"/>
            <w:hideMark/>
          </w:tcPr>
          <w:p w14:paraId="1015939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2640" w:type="dxa"/>
            <w:tcBorders>
              <w:top w:val="nil"/>
              <w:left w:val="nil"/>
              <w:bottom w:val="single" w:sz="4" w:space="0" w:color="auto"/>
              <w:right w:val="single" w:sz="4" w:space="0" w:color="auto"/>
            </w:tcBorders>
            <w:noWrap/>
            <w:vAlign w:val="center"/>
            <w:hideMark/>
          </w:tcPr>
          <w:p w14:paraId="26CCDB5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Order_ID</w:t>
            </w:r>
            <w:proofErr w:type="spellEnd"/>
          </w:p>
        </w:tc>
        <w:tc>
          <w:tcPr>
            <w:tcW w:w="1180" w:type="dxa"/>
            <w:tcBorders>
              <w:top w:val="nil"/>
              <w:left w:val="nil"/>
              <w:bottom w:val="single" w:sz="4" w:space="0" w:color="auto"/>
              <w:right w:val="single" w:sz="4" w:space="0" w:color="auto"/>
            </w:tcBorders>
            <w:noWrap/>
            <w:vAlign w:val="center"/>
            <w:hideMark/>
          </w:tcPr>
          <w:p w14:paraId="1C080C6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78B5BB9A" w14:textId="77777777" w:rsidTr="00B72424">
        <w:trPr>
          <w:trHeight w:val="300"/>
        </w:trPr>
        <w:tc>
          <w:tcPr>
            <w:tcW w:w="1420" w:type="dxa"/>
            <w:tcBorders>
              <w:top w:val="nil"/>
              <w:left w:val="single" w:sz="4" w:space="0" w:color="auto"/>
              <w:bottom w:val="single" w:sz="4" w:space="0" w:color="auto"/>
              <w:right w:val="single" w:sz="4" w:space="0" w:color="auto"/>
            </w:tcBorders>
            <w:noWrap/>
            <w:vAlign w:val="center"/>
            <w:hideMark/>
          </w:tcPr>
          <w:p w14:paraId="2B7597B2"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order_details</w:t>
            </w:r>
            <w:proofErr w:type="spellEnd"/>
          </w:p>
        </w:tc>
        <w:tc>
          <w:tcPr>
            <w:tcW w:w="1680" w:type="dxa"/>
            <w:tcBorders>
              <w:top w:val="nil"/>
              <w:left w:val="nil"/>
              <w:bottom w:val="single" w:sz="4" w:space="0" w:color="auto"/>
              <w:right w:val="single" w:sz="4" w:space="0" w:color="auto"/>
            </w:tcBorders>
            <w:noWrap/>
            <w:vAlign w:val="center"/>
            <w:hideMark/>
          </w:tcPr>
          <w:p w14:paraId="5949588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products</w:t>
            </w:r>
          </w:p>
        </w:tc>
        <w:tc>
          <w:tcPr>
            <w:tcW w:w="3040" w:type="dxa"/>
            <w:tcBorders>
              <w:top w:val="nil"/>
              <w:left w:val="nil"/>
              <w:bottom w:val="single" w:sz="4" w:space="0" w:color="auto"/>
              <w:right w:val="single" w:sz="4" w:space="0" w:color="auto"/>
            </w:tcBorders>
            <w:noWrap/>
            <w:vAlign w:val="center"/>
            <w:hideMark/>
          </w:tcPr>
          <w:p w14:paraId="6DD5730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2640" w:type="dxa"/>
            <w:tcBorders>
              <w:top w:val="nil"/>
              <w:left w:val="nil"/>
              <w:bottom w:val="single" w:sz="4" w:space="0" w:color="auto"/>
              <w:right w:val="single" w:sz="4" w:space="0" w:color="auto"/>
            </w:tcBorders>
            <w:noWrap/>
            <w:vAlign w:val="center"/>
            <w:hideMark/>
          </w:tcPr>
          <w:p w14:paraId="30ABB54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Product_ID</w:t>
            </w:r>
            <w:proofErr w:type="spellEnd"/>
          </w:p>
        </w:tc>
        <w:tc>
          <w:tcPr>
            <w:tcW w:w="1180" w:type="dxa"/>
            <w:tcBorders>
              <w:top w:val="nil"/>
              <w:left w:val="nil"/>
              <w:bottom w:val="single" w:sz="4" w:space="0" w:color="auto"/>
              <w:right w:val="single" w:sz="4" w:space="0" w:color="auto"/>
            </w:tcBorders>
            <w:noWrap/>
            <w:vAlign w:val="center"/>
            <w:hideMark/>
          </w:tcPr>
          <w:p w14:paraId="465652DD"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3CCD781" w14:textId="77777777" w:rsidTr="00B72424">
        <w:trPr>
          <w:trHeight w:val="300"/>
        </w:trPr>
        <w:tc>
          <w:tcPr>
            <w:tcW w:w="1420" w:type="dxa"/>
            <w:tcBorders>
              <w:top w:val="nil"/>
              <w:left w:val="single" w:sz="4" w:space="0" w:color="auto"/>
              <w:bottom w:val="single" w:sz="4" w:space="0" w:color="auto"/>
              <w:right w:val="single" w:sz="4" w:space="0" w:color="auto"/>
            </w:tcBorders>
            <w:noWrap/>
            <w:vAlign w:val="center"/>
            <w:hideMark/>
          </w:tcPr>
          <w:p w14:paraId="6EEB028C"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orders</w:t>
            </w:r>
          </w:p>
        </w:tc>
        <w:tc>
          <w:tcPr>
            <w:tcW w:w="1680" w:type="dxa"/>
            <w:tcBorders>
              <w:top w:val="nil"/>
              <w:left w:val="nil"/>
              <w:bottom w:val="single" w:sz="4" w:space="0" w:color="auto"/>
              <w:right w:val="single" w:sz="4" w:space="0" w:color="auto"/>
            </w:tcBorders>
            <w:noWrap/>
            <w:vAlign w:val="center"/>
            <w:hideMark/>
          </w:tcPr>
          <w:p w14:paraId="48CD9B96"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customers</w:t>
            </w:r>
          </w:p>
        </w:tc>
        <w:tc>
          <w:tcPr>
            <w:tcW w:w="3040" w:type="dxa"/>
            <w:tcBorders>
              <w:top w:val="nil"/>
              <w:left w:val="nil"/>
              <w:bottom w:val="single" w:sz="4" w:space="0" w:color="auto"/>
              <w:right w:val="single" w:sz="4" w:space="0" w:color="auto"/>
            </w:tcBorders>
            <w:noWrap/>
            <w:vAlign w:val="center"/>
            <w:hideMark/>
          </w:tcPr>
          <w:p w14:paraId="12D6A488"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2640" w:type="dxa"/>
            <w:tcBorders>
              <w:top w:val="nil"/>
              <w:left w:val="nil"/>
              <w:bottom w:val="single" w:sz="4" w:space="0" w:color="auto"/>
              <w:right w:val="single" w:sz="4" w:space="0" w:color="auto"/>
            </w:tcBorders>
            <w:noWrap/>
            <w:vAlign w:val="center"/>
            <w:hideMark/>
          </w:tcPr>
          <w:p w14:paraId="4F72C37B"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Customer_ID</w:t>
            </w:r>
            <w:proofErr w:type="spellEnd"/>
          </w:p>
        </w:tc>
        <w:tc>
          <w:tcPr>
            <w:tcW w:w="1180" w:type="dxa"/>
            <w:tcBorders>
              <w:top w:val="nil"/>
              <w:left w:val="nil"/>
              <w:bottom w:val="single" w:sz="4" w:space="0" w:color="auto"/>
              <w:right w:val="single" w:sz="4" w:space="0" w:color="auto"/>
            </w:tcBorders>
            <w:noWrap/>
            <w:vAlign w:val="center"/>
            <w:hideMark/>
          </w:tcPr>
          <w:p w14:paraId="00C229D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INNER JOIN</w:t>
            </w:r>
          </w:p>
        </w:tc>
      </w:tr>
      <w:tr w:rsidR="00087BEC" w:rsidRPr="0091357C" w14:paraId="38D54FD4" w14:textId="77777777" w:rsidTr="00B72424">
        <w:trPr>
          <w:trHeight w:val="300"/>
        </w:trPr>
        <w:tc>
          <w:tcPr>
            <w:tcW w:w="1420" w:type="dxa"/>
            <w:tcBorders>
              <w:top w:val="nil"/>
              <w:left w:val="single" w:sz="4" w:space="0" w:color="auto"/>
              <w:bottom w:val="single" w:sz="4" w:space="0" w:color="auto"/>
              <w:right w:val="single" w:sz="4" w:space="0" w:color="auto"/>
            </w:tcBorders>
            <w:noWrap/>
            <w:vAlign w:val="center"/>
            <w:hideMark/>
          </w:tcPr>
          <w:p w14:paraId="54744FFF"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lastRenderedPageBreak/>
              <w:t>products</w:t>
            </w:r>
          </w:p>
        </w:tc>
        <w:tc>
          <w:tcPr>
            <w:tcW w:w="1680" w:type="dxa"/>
            <w:tcBorders>
              <w:top w:val="nil"/>
              <w:left w:val="nil"/>
              <w:bottom w:val="single" w:sz="4" w:space="0" w:color="auto"/>
              <w:right w:val="single" w:sz="4" w:space="0" w:color="auto"/>
            </w:tcBorders>
            <w:noWrap/>
            <w:vAlign w:val="center"/>
            <w:hideMark/>
          </w:tcPr>
          <w:p w14:paraId="0D2DD0B4"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3040" w:type="dxa"/>
            <w:tcBorders>
              <w:top w:val="nil"/>
              <w:left w:val="nil"/>
              <w:bottom w:val="single" w:sz="4" w:space="0" w:color="auto"/>
              <w:right w:val="single" w:sz="4" w:space="0" w:color="auto"/>
            </w:tcBorders>
            <w:noWrap/>
            <w:vAlign w:val="center"/>
            <w:hideMark/>
          </w:tcPr>
          <w:p w14:paraId="31AC4A21"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2640" w:type="dxa"/>
            <w:tcBorders>
              <w:top w:val="nil"/>
              <w:left w:val="nil"/>
              <w:bottom w:val="single" w:sz="4" w:space="0" w:color="auto"/>
              <w:right w:val="single" w:sz="4" w:space="0" w:color="auto"/>
            </w:tcBorders>
            <w:noWrap/>
            <w:vAlign w:val="center"/>
            <w:hideMark/>
          </w:tcPr>
          <w:p w14:paraId="39A4AB6E"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Subcategory_ID</w:t>
            </w:r>
            <w:proofErr w:type="spellEnd"/>
          </w:p>
        </w:tc>
        <w:tc>
          <w:tcPr>
            <w:tcW w:w="1180" w:type="dxa"/>
            <w:tcBorders>
              <w:top w:val="nil"/>
              <w:left w:val="nil"/>
              <w:bottom w:val="single" w:sz="4" w:space="0" w:color="auto"/>
              <w:right w:val="single" w:sz="4" w:space="0" w:color="auto"/>
            </w:tcBorders>
            <w:noWrap/>
            <w:vAlign w:val="center"/>
            <w:hideMark/>
          </w:tcPr>
          <w:p w14:paraId="7D5173D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r w:rsidR="00087BEC" w:rsidRPr="0091357C" w14:paraId="78C48033" w14:textId="77777777" w:rsidTr="00B72424">
        <w:trPr>
          <w:trHeight w:val="300"/>
        </w:trPr>
        <w:tc>
          <w:tcPr>
            <w:tcW w:w="1420" w:type="dxa"/>
            <w:tcBorders>
              <w:top w:val="nil"/>
              <w:left w:val="single" w:sz="4" w:space="0" w:color="auto"/>
              <w:bottom w:val="single" w:sz="4" w:space="0" w:color="auto"/>
              <w:right w:val="single" w:sz="4" w:space="0" w:color="auto"/>
            </w:tcBorders>
            <w:noWrap/>
            <w:vAlign w:val="center"/>
            <w:hideMark/>
          </w:tcPr>
          <w:p w14:paraId="6A643A53"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subcategories</w:t>
            </w:r>
          </w:p>
        </w:tc>
        <w:tc>
          <w:tcPr>
            <w:tcW w:w="1680" w:type="dxa"/>
            <w:tcBorders>
              <w:top w:val="nil"/>
              <w:left w:val="nil"/>
              <w:bottom w:val="single" w:sz="4" w:space="0" w:color="auto"/>
              <w:right w:val="single" w:sz="4" w:space="0" w:color="auto"/>
            </w:tcBorders>
            <w:noWrap/>
            <w:vAlign w:val="center"/>
            <w:hideMark/>
          </w:tcPr>
          <w:p w14:paraId="221E78D7"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categories</w:t>
            </w:r>
          </w:p>
        </w:tc>
        <w:tc>
          <w:tcPr>
            <w:tcW w:w="3040" w:type="dxa"/>
            <w:tcBorders>
              <w:top w:val="nil"/>
              <w:left w:val="nil"/>
              <w:bottom w:val="single" w:sz="4" w:space="0" w:color="auto"/>
              <w:right w:val="single" w:sz="4" w:space="0" w:color="auto"/>
            </w:tcBorders>
            <w:noWrap/>
            <w:vAlign w:val="center"/>
            <w:hideMark/>
          </w:tcPr>
          <w:p w14:paraId="060E9F29"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2640" w:type="dxa"/>
            <w:tcBorders>
              <w:top w:val="nil"/>
              <w:left w:val="nil"/>
              <w:bottom w:val="single" w:sz="4" w:space="0" w:color="auto"/>
              <w:right w:val="single" w:sz="4" w:space="0" w:color="auto"/>
            </w:tcBorders>
            <w:noWrap/>
            <w:vAlign w:val="center"/>
            <w:hideMark/>
          </w:tcPr>
          <w:p w14:paraId="79FC8D35"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proofErr w:type="spellStart"/>
            <w:r w:rsidRPr="0091357C">
              <w:rPr>
                <w:rFonts w:ascii="Aptos Narrow" w:eastAsia="Times New Roman" w:hAnsi="Aptos Narrow" w:cs="Times New Roman"/>
                <w:color w:val="000000"/>
                <w:kern w:val="0"/>
                <w:szCs w:val="22"/>
                <w14:ligatures w14:val="none"/>
              </w:rPr>
              <w:t>Category_ID</w:t>
            </w:r>
            <w:proofErr w:type="spellEnd"/>
          </w:p>
        </w:tc>
        <w:tc>
          <w:tcPr>
            <w:tcW w:w="1180" w:type="dxa"/>
            <w:tcBorders>
              <w:top w:val="nil"/>
              <w:left w:val="nil"/>
              <w:bottom w:val="single" w:sz="4" w:space="0" w:color="auto"/>
              <w:right w:val="single" w:sz="4" w:space="0" w:color="auto"/>
            </w:tcBorders>
            <w:noWrap/>
            <w:vAlign w:val="center"/>
            <w:hideMark/>
          </w:tcPr>
          <w:p w14:paraId="68C215A0" w14:textId="77777777" w:rsidR="00087BEC" w:rsidRPr="0091357C" w:rsidRDefault="00087BEC" w:rsidP="00B72424">
            <w:pPr>
              <w:spacing w:after="0" w:line="240" w:lineRule="auto"/>
              <w:jc w:val="center"/>
              <w:rPr>
                <w:rFonts w:ascii="Aptos Narrow" w:eastAsia="Times New Roman" w:hAnsi="Aptos Narrow" w:cs="Times New Roman"/>
                <w:color w:val="000000"/>
                <w:kern w:val="0"/>
                <w:szCs w:val="22"/>
                <w14:ligatures w14:val="none"/>
              </w:rPr>
            </w:pPr>
            <w:r w:rsidRPr="0091357C">
              <w:rPr>
                <w:rFonts w:ascii="Aptos Narrow" w:eastAsia="Times New Roman" w:hAnsi="Aptos Narrow" w:cs="Times New Roman"/>
                <w:color w:val="000000"/>
                <w:kern w:val="0"/>
                <w:szCs w:val="22"/>
                <w14:ligatures w14:val="none"/>
              </w:rPr>
              <w:t>LEFT JOIN</w:t>
            </w:r>
          </w:p>
        </w:tc>
      </w:tr>
    </w:tbl>
    <w:p w14:paraId="25772601" w14:textId="77777777" w:rsidR="00087BEC" w:rsidDel="0017553E" w:rsidRDefault="00087BEC" w:rsidP="00087BEC">
      <w:pPr>
        <w:rPr>
          <w:del w:id="12" w:author="Gabriel Tharp" w:date="2025-07-31T09:37:00Z" w16du:dateUtc="2025-07-31T14:37:00Z"/>
          <w:b/>
          <w:bCs/>
          <w:u w:val="single"/>
        </w:rPr>
      </w:pPr>
    </w:p>
    <w:p w14:paraId="66F9C968" w14:textId="77777777" w:rsidR="00087BEC" w:rsidRDefault="00087BEC" w:rsidP="00087BEC">
      <w:pPr>
        <w:rPr>
          <w:ins w:id="13" w:author="Gabriel Tharp" w:date="2025-07-31T10:00:00Z" w16du:dateUtc="2025-07-31T15:00:00Z"/>
          <w:b/>
          <w:bCs/>
          <w:u w:val="single"/>
        </w:rPr>
      </w:pPr>
    </w:p>
    <w:p w14:paraId="65F09F87" w14:textId="77777777" w:rsidR="00087BEC" w:rsidRPr="00E8547F" w:rsidRDefault="00087BEC" w:rsidP="00087BEC">
      <w:pPr>
        <w:spacing w:line="240" w:lineRule="auto"/>
        <w:contextualSpacing/>
      </w:pPr>
    </w:p>
    <w:sectPr w:rsidR="00087BEC" w:rsidRPr="00E854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85509"/>
    <w:multiLevelType w:val="hybridMultilevel"/>
    <w:tmpl w:val="011C0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7373F"/>
    <w:multiLevelType w:val="hybridMultilevel"/>
    <w:tmpl w:val="633208EC"/>
    <w:lvl w:ilvl="0" w:tplc="D1EA88AA">
      <w:start w:val="3"/>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0C314D"/>
    <w:multiLevelType w:val="hybridMultilevel"/>
    <w:tmpl w:val="30A48CA0"/>
    <w:lvl w:ilvl="0" w:tplc="562A1078">
      <w:start w:val="1"/>
      <w:numFmt w:val="bullet"/>
      <w:lvlText w:val="•"/>
      <w:lvlJc w:val="left"/>
      <w:pPr>
        <w:tabs>
          <w:tab w:val="num" w:pos="720"/>
        </w:tabs>
        <w:ind w:left="720" w:hanging="360"/>
      </w:pPr>
      <w:rPr>
        <w:rFonts w:ascii="Arial" w:hAnsi="Arial" w:hint="default"/>
      </w:rPr>
    </w:lvl>
    <w:lvl w:ilvl="1" w:tplc="2F3A4B1E">
      <w:numFmt w:val="bullet"/>
      <w:lvlText w:val="•"/>
      <w:lvlJc w:val="left"/>
      <w:pPr>
        <w:tabs>
          <w:tab w:val="num" w:pos="1440"/>
        </w:tabs>
        <w:ind w:left="1440" w:hanging="360"/>
      </w:pPr>
      <w:rPr>
        <w:rFonts w:ascii="Arial" w:hAnsi="Arial" w:hint="default"/>
      </w:rPr>
    </w:lvl>
    <w:lvl w:ilvl="2" w:tplc="45CAEB42" w:tentative="1">
      <w:start w:val="1"/>
      <w:numFmt w:val="bullet"/>
      <w:lvlText w:val="•"/>
      <w:lvlJc w:val="left"/>
      <w:pPr>
        <w:tabs>
          <w:tab w:val="num" w:pos="2160"/>
        </w:tabs>
        <w:ind w:left="2160" w:hanging="360"/>
      </w:pPr>
      <w:rPr>
        <w:rFonts w:ascii="Arial" w:hAnsi="Arial" w:hint="default"/>
      </w:rPr>
    </w:lvl>
    <w:lvl w:ilvl="3" w:tplc="D220D69C" w:tentative="1">
      <w:start w:val="1"/>
      <w:numFmt w:val="bullet"/>
      <w:lvlText w:val="•"/>
      <w:lvlJc w:val="left"/>
      <w:pPr>
        <w:tabs>
          <w:tab w:val="num" w:pos="2880"/>
        </w:tabs>
        <w:ind w:left="2880" w:hanging="360"/>
      </w:pPr>
      <w:rPr>
        <w:rFonts w:ascii="Arial" w:hAnsi="Arial" w:hint="default"/>
      </w:rPr>
    </w:lvl>
    <w:lvl w:ilvl="4" w:tplc="C576C736" w:tentative="1">
      <w:start w:val="1"/>
      <w:numFmt w:val="bullet"/>
      <w:lvlText w:val="•"/>
      <w:lvlJc w:val="left"/>
      <w:pPr>
        <w:tabs>
          <w:tab w:val="num" w:pos="3600"/>
        </w:tabs>
        <w:ind w:left="3600" w:hanging="360"/>
      </w:pPr>
      <w:rPr>
        <w:rFonts w:ascii="Arial" w:hAnsi="Arial" w:hint="default"/>
      </w:rPr>
    </w:lvl>
    <w:lvl w:ilvl="5" w:tplc="17A2087A" w:tentative="1">
      <w:start w:val="1"/>
      <w:numFmt w:val="bullet"/>
      <w:lvlText w:val="•"/>
      <w:lvlJc w:val="left"/>
      <w:pPr>
        <w:tabs>
          <w:tab w:val="num" w:pos="4320"/>
        </w:tabs>
        <w:ind w:left="4320" w:hanging="360"/>
      </w:pPr>
      <w:rPr>
        <w:rFonts w:ascii="Arial" w:hAnsi="Arial" w:hint="default"/>
      </w:rPr>
    </w:lvl>
    <w:lvl w:ilvl="6" w:tplc="A7CE1EB0" w:tentative="1">
      <w:start w:val="1"/>
      <w:numFmt w:val="bullet"/>
      <w:lvlText w:val="•"/>
      <w:lvlJc w:val="left"/>
      <w:pPr>
        <w:tabs>
          <w:tab w:val="num" w:pos="5040"/>
        </w:tabs>
        <w:ind w:left="5040" w:hanging="360"/>
      </w:pPr>
      <w:rPr>
        <w:rFonts w:ascii="Arial" w:hAnsi="Arial" w:hint="default"/>
      </w:rPr>
    </w:lvl>
    <w:lvl w:ilvl="7" w:tplc="A2841B44" w:tentative="1">
      <w:start w:val="1"/>
      <w:numFmt w:val="bullet"/>
      <w:lvlText w:val="•"/>
      <w:lvlJc w:val="left"/>
      <w:pPr>
        <w:tabs>
          <w:tab w:val="num" w:pos="5760"/>
        </w:tabs>
        <w:ind w:left="5760" w:hanging="360"/>
      </w:pPr>
      <w:rPr>
        <w:rFonts w:ascii="Arial" w:hAnsi="Arial" w:hint="default"/>
      </w:rPr>
    </w:lvl>
    <w:lvl w:ilvl="8" w:tplc="45120F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B596E76"/>
    <w:multiLevelType w:val="hybridMultilevel"/>
    <w:tmpl w:val="A96E8F6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2D6ECF"/>
    <w:multiLevelType w:val="hybridMultilevel"/>
    <w:tmpl w:val="70283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45007F"/>
    <w:multiLevelType w:val="hybridMultilevel"/>
    <w:tmpl w:val="662E8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3275C3"/>
    <w:multiLevelType w:val="hybridMultilevel"/>
    <w:tmpl w:val="38023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326AC"/>
    <w:multiLevelType w:val="hybridMultilevel"/>
    <w:tmpl w:val="6BEA4C5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395565"/>
    <w:multiLevelType w:val="hybridMultilevel"/>
    <w:tmpl w:val="E7146EF0"/>
    <w:lvl w:ilvl="0" w:tplc="EB3AC0B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587C69"/>
    <w:multiLevelType w:val="hybridMultilevel"/>
    <w:tmpl w:val="DBD075BE"/>
    <w:lvl w:ilvl="0" w:tplc="519EB45C">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0700F"/>
    <w:multiLevelType w:val="hybridMultilevel"/>
    <w:tmpl w:val="94CCF7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0623565"/>
    <w:multiLevelType w:val="hybridMultilevel"/>
    <w:tmpl w:val="55DC5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641A5E"/>
    <w:multiLevelType w:val="hybridMultilevel"/>
    <w:tmpl w:val="68060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2B2449"/>
    <w:multiLevelType w:val="hybridMultilevel"/>
    <w:tmpl w:val="58DA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532633"/>
    <w:multiLevelType w:val="hybridMultilevel"/>
    <w:tmpl w:val="6BEA77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76188"/>
    <w:multiLevelType w:val="hybridMultilevel"/>
    <w:tmpl w:val="FB661D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CFA78BA"/>
    <w:multiLevelType w:val="hybridMultilevel"/>
    <w:tmpl w:val="DBD871C4"/>
    <w:lvl w:ilvl="0" w:tplc="144E749A">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76695195">
    <w:abstractNumId w:val="14"/>
  </w:num>
  <w:num w:numId="2" w16cid:durableId="16470825">
    <w:abstractNumId w:val="5"/>
  </w:num>
  <w:num w:numId="3" w16cid:durableId="2041005001">
    <w:abstractNumId w:val="10"/>
  </w:num>
  <w:num w:numId="4" w16cid:durableId="2026402993">
    <w:abstractNumId w:val="15"/>
  </w:num>
  <w:num w:numId="5" w16cid:durableId="648284536">
    <w:abstractNumId w:val="8"/>
  </w:num>
  <w:num w:numId="6" w16cid:durableId="289558312">
    <w:abstractNumId w:val="16"/>
  </w:num>
  <w:num w:numId="7" w16cid:durableId="934943749">
    <w:abstractNumId w:val="9"/>
  </w:num>
  <w:num w:numId="8" w16cid:durableId="617638174">
    <w:abstractNumId w:val="1"/>
  </w:num>
  <w:num w:numId="9" w16cid:durableId="1524055776">
    <w:abstractNumId w:val="12"/>
  </w:num>
  <w:num w:numId="10" w16cid:durableId="2057314586">
    <w:abstractNumId w:val="6"/>
  </w:num>
  <w:num w:numId="11" w16cid:durableId="1359813341">
    <w:abstractNumId w:val="11"/>
  </w:num>
  <w:num w:numId="12" w16cid:durableId="2017413573">
    <w:abstractNumId w:val="13"/>
  </w:num>
  <w:num w:numId="13" w16cid:durableId="1123353466">
    <w:abstractNumId w:val="2"/>
  </w:num>
  <w:num w:numId="14" w16cid:durableId="2632780">
    <w:abstractNumId w:val="4"/>
  </w:num>
  <w:num w:numId="15" w16cid:durableId="103961864">
    <w:abstractNumId w:val="3"/>
  </w:num>
  <w:num w:numId="16" w16cid:durableId="638343524">
    <w:abstractNumId w:val="0"/>
  </w:num>
  <w:num w:numId="17" w16cid:durableId="111899163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abriel Tharp">
    <w15:presenceInfo w15:providerId="AD" w15:userId="S::gabriel@DIEHLGRP.COM::c4adf8bd-d099-4025-aa83-2e64ed7214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073"/>
    <w:rsid w:val="00005FEC"/>
    <w:rsid w:val="00011D51"/>
    <w:rsid w:val="00015052"/>
    <w:rsid w:val="00031ADB"/>
    <w:rsid w:val="00033B23"/>
    <w:rsid w:val="000463F8"/>
    <w:rsid w:val="00085EDD"/>
    <w:rsid w:val="00087BEC"/>
    <w:rsid w:val="000D1410"/>
    <w:rsid w:val="000E1027"/>
    <w:rsid w:val="00117763"/>
    <w:rsid w:val="001267CB"/>
    <w:rsid w:val="00136BD9"/>
    <w:rsid w:val="0014312F"/>
    <w:rsid w:val="001524A9"/>
    <w:rsid w:val="001643BF"/>
    <w:rsid w:val="00172EA2"/>
    <w:rsid w:val="0017416F"/>
    <w:rsid w:val="0017553E"/>
    <w:rsid w:val="00193191"/>
    <w:rsid w:val="001D57F5"/>
    <w:rsid w:val="00201A6C"/>
    <w:rsid w:val="00204A60"/>
    <w:rsid w:val="00205AA5"/>
    <w:rsid w:val="00206899"/>
    <w:rsid w:val="00223EA0"/>
    <w:rsid w:val="00241395"/>
    <w:rsid w:val="00246FE7"/>
    <w:rsid w:val="0025400B"/>
    <w:rsid w:val="002713FB"/>
    <w:rsid w:val="0028333B"/>
    <w:rsid w:val="00286EC5"/>
    <w:rsid w:val="002C4085"/>
    <w:rsid w:val="002C590B"/>
    <w:rsid w:val="002E2AF2"/>
    <w:rsid w:val="002E5A17"/>
    <w:rsid w:val="002F0C5D"/>
    <w:rsid w:val="003101CC"/>
    <w:rsid w:val="00315E8B"/>
    <w:rsid w:val="00322885"/>
    <w:rsid w:val="00326100"/>
    <w:rsid w:val="00331B85"/>
    <w:rsid w:val="003333A8"/>
    <w:rsid w:val="00342B9E"/>
    <w:rsid w:val="00345EEF"/>
    <w:rsid w:val="00370281"/>
    <w:rsid w:val="003A1305"/>
    <w:rsid w:val="003A7974"/>
    <w:rsid w:val="003B5B37"/>
    <w:rsid w:val="003C677D"/>
    <w:rsid w:val="003C75CC"/>
    <w:rsid w:val="003D02A8"/>
    <w:rsid w:val="003D12CC"/>
    <w:rsid w:val="003E2138"/>
    <w:rsid w:val="003E7706"/>
    <w:rsid w:val="003E7B29"/>
    <w:rsid w:val="00412436"/>
    <w:rsid w:val="00424C7B"/>
    <w:rsid w:val="0042579F"/>
    <w:rsid w:val="004462F7"/>
    <w:rsid w:val="0046028D"/>
    <w:rsid w:val="004639C3"/>
    <w:rsid w:val="00476C75"/>
    <w:rsid w:val="00482378"/>
    <w:rsid w:val="00487E6D"/>
    <w:rsid w:val="004A6D6C"/>
    <w:rsid w:val="004B42BF"/>
    <w:rsid w:val="004C3E9F"/>
    <w:rsid w:val="004F0E21"/>
    <w:rsid w:val="004F409D"/>
    <w:rsid w:val="004F6D2D"/>
    <w:rsid w:val="00500080"/>
    <w:rsid w:val="005116D7"/>
    <w:rsid w:val="00517EBB"/>
    <w:rsid w:val="00522A00"/>
    <w:rsid w:val="005414B2"/>
    <w:rsid w:val="0054665E"/>
    <w:rsid w:val="00555533"/>
    <w:rsid w:val="00562CE0"/>
    <w:rsid w:val="00565C95"/>
    <w:rsid w:val="0058487B"/>
    <w:rsid w:val="005B2176"/>
    <w:rsid w:val="005B3912"/>
    <w:rsid w:val="005D5135"/>
    <w:rsid w:val="005E07CC"/>
    <w:rsid w:val="0061071E"/>
    <w:rsid w:val="00610E08"/>
    <w:rsid w:val="00616787"/>
    <w:rsid w:val="00623A0F"/>
    <w:rsid w:val="006271AC"/>
    <w:rsid w:val="00642536"/>
    <w:rsid w:val="00645CFA"/>
    <w:rsid w:val="00647E05"/>
    <w:rsid w:val="0067359E"/>
    <w:rsid w:val="00675236"/>
    <w:rsid w:val="006948E3"/>
    <w:rsid w:val="006971FE"/>
    <w:rsid w:val="006A19FE"/>
    <w:rsid w:val="006A4383"/>
    <w:rsid w:val="006B5028"/>
    <w:rsid w:val="006C2D20"/>
    <w:rsid w:val="006D00E7"/>
    <w:rsid w:val="006D0FBA"/>
    <w:rsid w:val="006D385D"/>
    <w:rsid w:val="006E23B8"/>
    <w:rsid w:val="006F3BED"/>
    <w:rsid w:val="007109A0"/>
    <w:rsid w:val="00713A52"/>
    <w:rsid w:val="0071478F"/>
    <w:rsid w:val="007218C3"/>
    <w:rsid w:val="007278DF"/>
    <w:rsid w:val="00745CF5"/>
    <w:rsid w:val="007503DE"/>
    <w:rsid w:val="00764255"/>
    <w:rsid w:val="00771B94"/>
    <w:rsid w:val="007805EC"/>
    <w:rsid w:val="00796008"/>
    <w:rsid w:val="007B234F"/>
    <w:rsid w:val="007D40EF"/>
    <w:rsid w:val="007F00EC"/>
    <w:rsid w:val="008019E1"/>
    <w:rsid w:val="00816D7F"/>
    <w:rsid w:val="00821A20"/>
    <w:rsid w:val="008522CB"/>
    <w:rsid w:val="008629A1"/>
    <w:rsid w:val="00873E26"/>
    <w:rsid w:val="008751E9"/>
    <w:rsid w:val="0087694C"/>
    <w:rsid w:val="008802AE"/>
    <w:rsid w:val="00885CD4"/>
    <w:rsid w:val="008A03E3"/>
    <w:rsid w:val="008A0779"/>
    <w:rsid w:val="008A1101"/>
    <w:rsid w:val="008A369E"/>
    <w:rsid w:val="008C44ED"/>
    <w:rsid w:val="00906938"/>
    <w:rsid w:val="0090728E"/>
    <w:rsid w:val="0091357C"/>
    <w:rsid w:val="009224EF"/>
    <w:rsid w:val="009373FB"/>
    <w:rsid w:val="009465C1"/>
    <w:rsid w:val="009547CE"/>
    <w:rsid w:val="009562E8"/>
    <w:rsid w:val="00980159"/>
    <w:rsid w:val="00997224"/>
    <w:rsid w:val="009A2053"/>
    <w:rsid w:val="009A35E4"/>
    <w:rsid w:val="009B7F74"/>
    <w:rsid w:val="009C1F97"/>
    <w:rsid w:val="009D006B"/>
    <w:rsid w:val="009D3736"/>
    <w:rsid w:val="009F6FDB"/>
    <w:rsid w:val="00A1424F"/>
    <w:rsid w:val="00A1683E"/>
    <w:rsid w:val="00A26D7F"/>
    <w:rsid w:val="00A36882"/>
    <w:rsid w:val="00A411D9"/>
    <w:rsid w:val="00A44D0E"/>
    <w:rsid w:val="00A45EDD"/>
    <w:rsid w:val="00A5764D"/>
    <w:rsid w:val="00A64A44"/>
    <w:rsid w:val="00A943A2"/>
    <w:rsid w:val="00A968FA"/>
    <w:rsid w:val="00A96C2E"/>
    <w:rsid w:val="00AA19C2"/>
    <w:rsid w:val="00AA47C3"/>
    <w:rsid w:val="00AB211C"/>
    <w:rsid w:val="00AC1B48"/>
    <w:rsid w:val="00AD115B"/>
    <w:rsid w:val="00AF4375"/>
    <w:rsid w:val="00AF451E"/>
    <w:rsid w:val="00AF5BA2"/>
    <w:rsid w:val="00B03644"/>
    <w:rsid w:val="00B05C77"/>
    <w:rsid w:val="00B1434E"/>
    <w:rsid w:val="00B149DE"/>
    <w:rsid w:val="00B17DF9"/>
    <w:rsid w:val="00B20277"/>
    <w:rsid w:val="00B21323"/>
    <w:rsid w:val="00B36A2E"/>
    <w:rsid w:val="00B42E92"/>
    <w:rsid w:val="00B5107A"/>
    <w:rsid w:val="00B54275"/>
    <w:rsid w:val="00B63996"/>
    <w:rsid w:val="00B70ADC"/>
    <w:rsid w:val="00B772D5"/>
    <w:rsid w:val="00B82F38"/>
    <w:rsid w:val="00B90062"/>
    <w:rsid w:val="00B972D4"/>
    <w:rsid w:val="00BC5895"/>
    <w:rsid w:val="00BC674F"/>
    <w:rsid w:val="00C02235"/>
    <w:rsid w:val="00C023CE"/>
    <w:rsid w:val="00C048F8"/>
    <w:rsid w:val="00C3040D"/>
    <w:rsid w:val="00C3178B"/>
    <w:rsid w:val="00C34CDD"/>
    <w:rsid w:val="00C6652F"/>
    <w:rsid w:val="00C7589C"/>
    <w:rsid w:val="00C930FE"/>
    <w:rsid w:val="00C94F42"/>
    <w:rsid w:val="00CA3AEF"/>
    <w:rsid w:val="00CC3E9A"/>
    <w:rsid w:val="00CF4ED5"/>
    <w:rsid w:val="00D02FEE"/>
    <w:rsid w:val="00D338D1"/>
    <w:rsid w:val="00D456D6"/>
    <w:rsid w:val="00D45CEF"/>
    <w:rsid w:val="00D76775"/>
    <w:rsid w:val="00D77FDB"/>
    <w:rsid w:val="00DA7219"/>
    <w:rsid w:val="00DC0B5A"/>
    <w:rsid w:val="00DC5218"/>
    <w:rsid w:val="00DE32B8"/>
    <w:rsid w:val="00DE7F7F"/>
    <w:rsid w:val="00DF09B3"/>
    <w:rsid w:val="00E0035B"/>
    <w:rsid w:val="00E14751"/>
    <w:rsid w:val="00E226E6"/>
    <w:rsid w:val="00E27B01"/>
    <w:rsid w:val="00E33A8F"/>
    <w:rsid w:val="00E42EAC"/>
    <w:rsid w:val="00E53F82"/>
    <w:rsid w:val="00E56ED9"/>
    <w:rsid w:val="00E77902"/>
    <w:rsid w:val="00E8547F"/>
    <w:rsid w:val="00EA0F1F"/>
    <w:rsid w:val="00EB4874"/>
    <w:rsid w:val="00EB50D5"/>
    <w:rsid w:val="00EB6E8B"/>
    <w:rsid w:val="00EC25A9"/>
    <w:rsid w:val="00ED4A38"/>
    <w:rsid w:val="00ED791F"/>
    <w:rsid w:val="00EF4E79"/>
    <w:rsid w:val="00F12946"/>
    <w:rsid w:val="00F13C27"/>
    <w:rsid w:val="00F21AFA"/>
    <w:rsid w:val="00F328EE"/>
    <w:rsid w:val="00F44D74"/>
    <w:rsid w:val="00F47073"/>
    <w:rsid w:val="00F475C2"/>
    <w:rsid w:val="00F616A2"/>
    <w:rsid w:val="00F666C2"/>
    <w:rsid w:val="00F74023"/>
    <w:rsid w:val="00F7696F"/>
    <w:rsid w:val="00F81DF6"/>
    <w:rsid w:val="00F87C09"/>
    <w:rsid w:val="00FB3441"/>
    <w:rsid w:val="00FC54B5"/>
    <w:rsid w:val="00FD33DB"/>
    <w:rsid w:val="00FF14E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C6069"/>
  <w15:chartTrackingRefBased/>
  <w15:docId w15:val="{693B5CEE-3E32-4BEA-8174-AAC87096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707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F4707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F4707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F470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70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70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70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70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70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07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F4707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F4707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F470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70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70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70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70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7073"/>
    <w:rPr>
      <w:rFonts w:eastAsiaTheme="majorEastAsia" w:cstheme="majorBidi"/>
      <w:color w:val="272727" w:themeColor="text1" w:themeTint="D8"/>
    </w:rPr>
  </w:style>
  <w:style w:type="paragraph" w:styleId="Title">
    <w:name w:val="Title"/>
    <w:basedOn w:val="Normal"/>
    <w:next w:val="Normal"/>
    <w:link w:val="TitleChar"/>
    <w:uiPriority w:val="10"/>
    <w:qFormat/>
    <w:rsid w:val="00F47073"/>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F4707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F4707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F4707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F47073"/>
    <w:pPr>
      <w:spacing w:before="160"/>
      <w:jc w:val="center"/>
    </w:pPr>
    <w:rPr>
      <w:i/>
      <w:iCs/>
      <w:color w:val="404040" w:themeColor="text1" w:themeTint="BF"/>
    </w:rPr>
  </w:style>
  <w:style w:type="character" w:customStyle="1" w:styleId="QuoteChar">
    <w:name w:val="Quote Char"/>
    <w:basedOn w:val="DefaultParagraphFont"/>
    <w:link w:val="Quote"/>
    <w:uiPriority w:val="29"/>
    <w:rsid w:val="00F47073"/>
    <w:rPr>
      <w:i/>
      <w:iCs/>
      <w:color w:val="404040" w:themeColor="text1" w:themeTint="BF"/>
    </w:rPr>
  </w:style>
  <w:style w:type="paragraph" w:styleId="ListParagraph">
    <w:name w:val="List Paragraph"/>
    <w:basedOn w:val="Normal"/>
    <w:uiPriority w:val="34"/>
    <w:qFormat/>
    <w:rsid w:val="00F47073"/>
    <w:pPr>
      <w:ind w:left="720"/>
      <w:contextualSpacing/>
    </w:pPr>
  </w:style>
  <w:style w:type="character" w:styleId="IntenseEmphasis">
    <w:name w:val="Intense Emphasis"/>
    <w:basedOn w:val="DefaultParagraphFont"/>
    <w:uiPriority w:val="21"/>
    <w:qFormat/>
    <w:rsid w:val="00F47073"/>
    <w:rPr>
      <w:i/>
      <w:iCs/>
      <w:color w:val="0F4761" w:themeColor="accent1" w:themeShade="BF"/>
    </w:rPr>
  </w:style>
  <w:style w:type="paragraph" w:styleId="IntenseQuote">
    <w:name w:val="Intense Quote"/>
    <w:basedOn w:val="Normal"/>
    <w:next w:val="Normal"/>
    <w:link w:val="IntenseQuoteChar"/>
    <w:uiPriority w:val="30"/>
    <w:qFormat/>
    <w:rsid w:val="00F470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7073"/>
    <w:rPr>
      <w:i/>
      <w:iCs/>
      <w:color w:val="0F4761" w:themeColor="accent1" w:themeShade="BF"/>
    </w:rPr>
  </w:style>
  <w:style w:type="character" w:styleId="IntenseReference">
    <w:name w:val="Intense Reference"/>
    <w:basedOn w:val="DefaultParagraphFont"/>
    <w:uiPriority w:val="32"/>
    <w:qFormat/>
    <w:rsid w:val="00F47073"/>
    <w:rPr>
      <w:b/>
      <w:bCs/>
      <w:smallCaps/>
      <w:color w:val="0F4761" w:themeColor="accent1" w:themeShade="BF"/>
      <w:spacing w:val="5"/>
    </w:rPr>
  </w:style>
  <w:style w:type="character" w:styleId="Hyperlink">
    <w:name w:val="Hyperlink"/>
    <w:basedOn w:val="DefaultParagraphFont"/>
    <w:uiPriority w:val="99"/>
    <w:unhideWhenUsed/>
    <w:rsid w:val="009562E8"/>
    <w:rPr>
      <w:color w:val="467886" w:themeColor="hyperlink"/>
      <w:u w:val="single"/>
    </w:rPr>
  </w:style>
  <w:style w:type="character" w:styleId="UnresolvedMention">
    <w:name w:val="Unresolved Mention"/>
    <w:basedOn w:val="DefaultParagraphFont"/>
    <w:uiPriority w:val="99"/>
    <w:semiHidden/>
    <w:unhideWhenUsed/>
    <w:rsid w:val="009562E8"/>
    <w:rPr>
      <w:color w:val="605E5C"/>
      <w:shd w:val="clear" w:color="auto" w:fill="E1DFDD"/>
    </w:rPr>
  </w:style>
  <w:style w:type="character" w:styleId="FollowedHyperlink">
    <w:name w:val="FollowedHyperlink"/>
    <w:basedOn w:val="DefaultParagraphFont"/>
    <w:uiPriority w:val="99"/>
    <w:semiHidden/>
    <w:unhideWhenUsed/>
    <w:rsid w:val="008019E1"/>
    <w:rPr>
      <w:color w:val="96607D" w:themeColor="followedHyperlink"/>
      <w:u w:val="single"/>
    </w:rPr>
  </w:style>
  <w:style w:type="paragraph" w:styleId="Revision">
    <w:name w:val="Revision"/>
    <w:hidden/>
    <w:uiPriority w:val="99"/>
    <w:semiHidden/>
    <w:rsid w:val="004B42B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853377">
      <w:bodyDiv w:val="1"/>
      <w:marLeft w:val="0"/>
      <w:marRight w:val="0"/>
      <w:marTop w:val="0"/>
      <w:marBottom w:val="0"/>
      <w:divBdr>
        <w:top w:val="none" w:sz="0" w:space="0" w:color="auto"/>
        <w:left w:val="none" w:sz="0" w:space="0" w:color="auto"/>
        <w:bottom w:val="none" w:sz="0" w:space="0" w:color="auto"/>
        <w:right w:val="none" w:sz="0" w:space="0" w:color="auto"/>
      </w:divBdr>
      <w:divsChild>
        <w:div w:id="850413930">
          <w:marLeft w:val="0"/>
          <w:marRight w:val="0"/>
          <w:marTop w:val="0"/>
          <w:marBottom w:val="0"/>
          <w:divBdr>
            <w:top w:val="none" w:sz="0" w:space="0" w:color="auto"/>
            <w:left w:val="none" w:sz="0" w:space="0" w:color="auto"/>
            <w:bottom w:val="none" w:sz="0" w:space="0" w:color="auto"/>
            <w:right w:val="none" w:sz="0" w:space="0" w:color="auto"/>
          </w:divBdr>
          <w:divsChild>
            <w:div w:id="923807677">
              <w:marLeft w:val="0"/>
              <w:marRight w:val="0"/>
              <w:marTop w:val="0"/>
              <w:marBottom w:val="0"/>
              <w:divBdr>
                <w:top w:val="none" w:sz="0" w:space="0" w:color="auto"/>
                <w:left w:val="none" w:sz="0" w:space="0" w:color="auto"/>
                <w:bottom w:val="none" w:sz="0" w:space="0" w:color="auto"/>
                <w:right w:val="none" w:sz="0" w:space="0" w:color="auto"/>
              </w:divBdr>
            </w:div>
            <w:div w:id="1827816100">
              <w:marLeft w:val="0"/>
              <w:marRight w:val="0"/>
              <w:marTop w:val="0"/>
              <w:marBottom w:val="0"/>
              <w:divBdr>
                <w:top w:val="none" w:sz="0" w:space="0" w:color="auto"/>
                <w:left w:val="none" w:sz="0" w:space="0" w:color="auto"/>
                <w:bottom w:val="none" w:sz="0" w:space="0" w:color="auto"/>
                <w:right w:val="none" w:sz="0" w:space="0" w:color="auto"/>
              </w:divBdr>
            </w:div>
            <w:div w:id="513764592">
              <w:marLeft w:val="0"/>
              <w:marRight w:val="0"/>
              <w:marTop w:val="0"/>
              <w:marBottom w:val="0"/>
              <w:divBdr>
                <w:top w:val="none" w:sz="0" w:space="0" w:color="auto"/>
                <w:left w:val="none" w:sz="0" w:space="0" w:color="auto"/>
                <w:bottom w:val="none" w:sz="0" w:space="0" w:color="auto"/>
                <w:right w:val="none" w:sz="0" w:space="0" w:color="auto"/>
              </w:divBdr>
            </w:div>
            <w:div w:id="1651984106">
              <w:marLeft w:val="0"/>
              <w:marRight w:val="0"/>
              <w:marTop w:val="0"/>
              <w:marBottom w:val="0"/>
              <w:divBdr>
                <w:top w:val="none" w:sz="0" w:space="0" w:color="auto"/>
                <w:left w:val="none" w:sz="0" w:space="0" w:color="auto"/>
                <w:bottom w:val="none" w:sz="0" w:space="0" w:color="auto"/>
                <w:right w:val="none" w:sz="0" w:space="0" w:color="auto"/>
              </w:divBdr>
            </w:div>
            <w:div w:id="714819103">
              <w:marLeft w:val="0"/>
              <w:marRight w:val="0"/>
              <w:marTop w:val="0"/>
              <w:marBottom w:val="0"/>
              <w:divBdr>
                <w:top w:val="none" w:sz="0" w:space="0" w:color="auto"/>
                <w:left w:val="none" w:sz="0" w:space="0" w:color="auto"/>
                <w:bottom w:val="none" w:sz="0" w:space="0" w:color="auto"/>
                <w:right w:val="none" w:sz="0" w:space="0" w:color="auto"/>
              </w:divBdr>
            </w:div>
            <w:div w:id="820654925">
              <w:marLeft w:val="0"/>
              <w:marRight w:val="0"/>
              <w:marTop w:val="0"/>
              <w:marBottom w:val="0"/>
              <w:divBdr>
                <w:top w:val="none" w:sz="0" w:space="0" w:color="auto"/>
                <w:left w:val="none" w:sz="0" w:space="0" w:color="auto"/>
                <w:bottom w:val="none" w:sz="0" w:space="0" w:color="auto"/>
                <w:right w:val="none" w:sz="0" w:space="0" w:color="auto"/>
              </w:divBdr>
            </w:div>
            <w:div w:id="532160672">
              <w:marLeft w:val="0"/>
              <w:marRight w:val="0"/>
              <w:marTop w:val="0"/>
              <w:marBottom w:val="0"/>
              <w:divBdr>
                <w:top w:val="none" w:sz="0" w:space="0" w:color="auto"/>
                <w:left w:val="none" w:sz="0" w:space="0" w:color="auto"/>
                <w:bottom w:val="none" w:sz="0" w:space="0" w:color="auto"/>
                <w:right w:val="none" w:sz="0" w:space="0" w:color="auto"/>
              </w:divBdr>
            </w:div>
            <w:div w:id="715619490">
              <w:marLeft w:val="0"/>
              <w:marRight w:val="0"/>
              <w:marTop w:val="0"/>
              <w:marBottom w:val="0"/>
              <w:divBdr>
                <w:top w:val="none" w:sz="0" w:space="0" w:color="auto"/>
                <w:left w:val="none" w:sz="0" w:space="0" w:color="auto"/>
                <w:bottom w:val="none" w:sz="0" w:space="0" w:color="auto"/>
                <w:right w:val="none" w:sz="0" w:space="0" w:color="auto"/>
              </w:divBdr>
            </w:div>
            <w:div w:id="2132285349">
              <w:marLeft w:val="0"/>
              <w:marRight w:val="0"/>
              <w:marTop w:val="0"/>
              <w:marBottom w:val="0"/>
              <w:divBdr>
                <w:top w:val="none" w:sz="0" w:space="0" w:color="auto"/>
                <w:left w:val="none" w:sz="0" w:space="0" w:color="auto"/>
                <w:bottom w:val="none" w:sz="0" w:space="0" w:color="auto"/>
                <w:right w:val="none" w:sz="0" w:space="0" w:color="auto"/>
              </w:divBdr>
            </w:div>
            <w:div w:id="460005704">
              <w:marLeft w:val="0"/>
              <w:marRight w:val="0"/>
              <w:marTop w:val="0"/>
              <w:marBottom w:val="0"/>
              <w:divBdr>
                <w:top w:val="none" w:sz="0" w:space="0" w:color="auto"/>
                <w:left w:val="none" w:sz="0" w:space="0" w:color="auto"/>
                <w:bottom w:val="none" w:sz="0" w:space="0" w:color="auto"/>
                <w:right w:val="none" w:sz="0" w:space="0" w:color="auto"/>
              </w:divBdr>
            </w:div>
            <w:div w:id="1547521409">
              <w:marLeft w:val="0"/>
              <w:marRight w:val="0"/>
              <w:marTop w:val="0"/>
              <w:marBottom w:val="0"/>
              <w:divBdr>
                <w:top w:val="none" w:sz="0" w:space="0" w:color="auto"/>
                <w:left w:val="none" w:sz="0" w:space="0" w:color="auto"/>
                <w:bottom w:val="none" w:sz="0" w:space="0" w:color="auto"/>
                <w:right w:val="none" w:sz="0" w:space="0" w:color="auto"/>
              </w:divBdr>
            </w:div>
            <w:div w:id="1528987541">
              <w:marLeft w:val="0"/>
              <w:marRight w:val="0"/>
              <w:marTop w:val="0"/>
              <w:marBottom w:val="0"/>
              <w:divBdr>
                <w:top w:val="none" w:sz="0" w:space="0" w:color="auto"/>
                <w:left w:val="none" w:sz="0" w:space="0" w:color="auto"/>
                <w:bottom w:val="none" w:sz="0" w:space="0" w:color="auto"/>
                <w:right w:val="none" w:sz="0" w:space="0" w:color="auto"/>
              </w:divBdr>
            </w:div>
            <w:div w:id="415590417">
              <w:marLeft w:val="0"/>
              <w:marRight w:val="0"/>
              <w:marTop w:val="0"/>
              <w:marBottom w:val="0"/>
              <w:divBdr>
                <w:top w:val="none" w:sz="0" w:space="0" w:color="auto"/>
                <w:left w:val="none" w:sz="0" w:space="0" w:color="auto"/>
                <w:bottom w:val="none" w:sz="0" w:space="0" w:color="auto"/>
                <w:right w:val="none" w:sz="0" w:space="0" w:color="auto"/>
              </w:divBdr>
            </w:div>
            <w:div w:id="1810635007">
              <w:marLeft w:val="0"/>
              <w:marRight w:val="0"/>
              <w:marTop w:val="0"/>
              <w:marBottom w:val="0"/>
              <w:divBdr>
                <w:top w:val="none" w:sz="0" w:space="0" w:color="auto"/>
                <w:left w:val="none" w:sz="0" w:space="0" w:color="auto"/>
                <w:bottom w:val="none" w:sz="0" w:space="0" w:color="auto"/>
                <w:right w:val="none" w:sz="0" w:space="0" w:color="auto"/>
              </w:divBdr>
            </w:div>
            <w:div w:id="2146503917">
              <w:marLeft w:val="0"/>
              <w:marRight w:val="0"/>
              <w:marTop w:val="0"/>
              <w:marBottom w:val="0"/>
              <w:divBdr>
                <w:top w:val="none" w:sz="0" w:space="0" w:color="auto"/>
                <w:left w:val="none" w:sz="0" w:space="0" w:color="auto"/>
                <w:bottom w:val="none" w:sz="0" w:space="0" w:color="auto"/>
                <w:right w:val="none" w:sz="0" w:space="0" w:color="auto"/>
              </w:divBdr>
            </w:div>
            <w:div w:id="1584753550">
              <w:marLeft w:val="0"/>
              <w:marRight w:val="0"/>
              <w:marTop w:val="0"/>
              <w:marBottom w:val="0"/>
              <w:divBdr>
                <w:top w:val="none" w:sz="0" w:space="0" w:color="auto"/>
                <w:left w:val="none" w:sz="0" w:space="0" w:color="auto"/>
                <w:bottom w:val="none" w:sz="0" w:space="0" w:color="auto"/>
                <w:right w:val="none" w:sz="0" w:space="0" w:color="auto"/>
              </w:divBdr>
            </w:div>
            <w:div w:id="1434979978">
              <w:marLeft w:val="0"/>
              <w:marRight w:val="0"/>
              <w:marTop w:val="0"/>
              <w:marBottom w:val="0"/>
              <w:divBdr>
                <w:top w:val="none" w:sz="0" w:space="0" w:color="auto"/>
                <w:left w:val="none" w:sz="0" w:space="0" w:color="auto"/>
                <w:bottom w:val="none" w:sz="0" w:space="0" w:color="auto"/>
                <w:right w:val="none" w:sz="0" w:space="0" w:color="auto"/>
              </w:divBdr>
            </w:div>
            <w:div w:id="1378552116">
              <w:marLeft w:val="0"/>
              <w:marRight w:val="0"/>
              <w:marTop w:val="0"/>
              <w:marBottom w:val="0"/>
              <w:divBdr>
                <w:top w:val="none" w:sz="0" w:space="0" w:color="auto"/>
                <w:left w:val="none" w:sz="0" w:space="0" w:color="auto"/>
                <w:bottom w:val="none" w:sz="0" w:space="0" w:color="auto"/>
                <w:right w:val="none" w:sz="0" w:space="0" w:color="auto"/>
              </w:divBdr>
            </w:div>
            <w:div w:id="225455762">
              <w:marLeft w:val="0"/>
              <w:marRight w:val="0"/>
              <w:marTop w:val="0"/>
              <w:marBottom w:val="0"/>
              <w:divBdr>
                <w:top w:val="none" w:sz="0" w:space="0" w:color="auto"/>
                <w:left w:val="none" w:sz="0" w:space="0" w:color="auto"/>
                <w:bottom w:val="none" w:sz="0" w:space="0" w:color="auto"/>
                <w:right w:val="none" w:sz="0" w:space="0" w:color="auto"/>
              </w:divBdr>
            </w:div>
            <w:div w:id="761990256">
              <w:marLeft w:val="0"/>
              <w:marRight w:val="0"/>
              <w:marTop w:val="0"/>
              <w:marBottom w:val="0"/>
              <w:divBdr>
                <w:top w:val="none" w:sz="0" w:space="0" w:color="auto"/>
                <w:left w:val="none" w:sz="0" w:space="0" w:color="auto"/>
                <w:bottom w:val="none" w:sz="0" w:space="0" w:color="auto"/>
                <w:right w:val="none" w:sz="0" w:space="0" w:color="auto"/>
              </w:divBdr>
            </w:div>
            <w:div w:id="799154770">
              <w:marLeft w:val="0"/>
              <w:marRight w:val="0"/>
              <w:marTop w:val="0"/>
              <w:marBottom w:val="0"/>
              <w:divBdr>
                <w:top w:val="none" w:sz="0" w:space="0" w:color="auto"/>
                <w:left w:val="none" w:sz="0" w:space="0" w:color="auto"/>
                <w:bottom w:val="none" w:sz="0" w:space="0" w:color="auto"/>
                <w:right w:val="none" w:sz="0" w:space="0" w:color="auto"/>
              </w:divBdr>
            </w:div>
            <w:div w:id="1037002360">
              <w:marLeft w:val="0"/>
              <w:marRight w:val="0"/>
              <w:marTop w:val="0"/>
              <w:marBottom w:val="0"/>
              <w:divBdr>
                <w:top w:val="none" w:sz="0" w:space="0" w:color="auto"/>
                <w:left w:val="none" w:sz="0" w:space="0" w:color="auto"/>
                <w:bottom w:val="none" w:sz="0" w:space="0" w:color="auto"/>
                <w:right w:val="none" w:sz="0" w:space="0" w:color="auto"/>
              </w:divBdr>
            </w:div>
            <w:div w:id="509293927">
              <w:marLeft w:val="0"/>
              <w:marRight w:val="0"/>
              <w:marTop w:val="0"/>
              <w:marBottom w:val="0"/>
              <w:divBdr>
                <w:top w:val="none" w:sz="0" w:space="0" w:color="auto"/>
                <w:left w:val="none" w:sz="0" w:space="0" w:color="auto"/>
                <w:bottom w:val="none" w:sz="0" w:space="0" w:color="auto"/>
                <w:right w:val="none" w:sz="0" w:space="0" w:color="auto"/>
              </w:divBdr>
            </w:div>
            <w:div w:id="1467116490">
              <w:marLeft w:val="0"/>
              <w:marRight w:val="0"/>
              <w:marTop w:val="0"/>
              <w:marBottom w:val="0"/>
              <w:divBdr>
                <w:top w:val="none" w:sz="0" w:space="0" w:color="auto"/>
                <w:left w:val="none" w:sz="0" w:space="0" w:color="auto"/>
                <w:bottom w:val="none" w:sz="0" w:space="0" w:color="auto"/>
                <w:right w:val="none" w:sz="0" w:space="0" w:color="auto"/>
              </w:divBdr>
            </w:div>
            <w:div w:id="1470827599">
              <w:marLeft w:val="0"/>
              <w:marRight w:val="0"/>
              <w:marTop w:val="0"/>
              <w:marBottom w:val="0"/>
              <w:divBdr>
                <w:top w:val="none" w:sz="0" w:space="0" w:color="auto"/>
                <w:left w:val="none" w:sz="0" w:space="0" w:color="auto"/>
                <w:bottom w:val="none" w:sz="0" w:space="0" w:color="auto"/>
                <w:right w:val="none" w:sz="0" w:space="0" w:color="auto"/>
              </w:divBdr>
            </w:div>
            <w:div w:id="807547350">
              <w:marLeft w:val="0"/>
              <w:marRight w:val="0"/>
              <w:marTop w:val="0"/>
              <w:marBottom w:val="0"/>
              <w:divBdr>
                <w:top w:val="none" w:sz="0" w:space="0" w:color="auto"/>
                <w:left w:val="none" w:sz="0" w:space="0" w:color="auto"/>
                <w:bottom w:val="none" w:sz="0" w:space="0" w:color="auto"/>
                <w:right w:val="none" w:sz="0" w:space="0" w:color="auto"/>
              </w:divBdr>
            </w:div>
            <w:div w:id="2097942587">
              <w:marLeft w:val="0"/>
              <w:marRight w:val="0"/>
              <w:marTop w:val="0"/>
              <w:marBottom w:val="0"/>
              <w:divBdr>
                <w:top w:val="none" w:sz="0" w:space="0" w:color="auto"/>
                <w:left w:val="none" w:sz="0" w:space="0" w:color="auto"/>
                <w:bottom w:val="none" w:sz="0" w:space="0" w:color="auto"/>
                <w:right w:val="none" w:sz="0" w:space="0" w:color="auto"/>
              </w:divBdr>
            </w:div>
            <w:div w:id="705104946">
              <w:marLeft w:val="0"/>
              <w:marRight w:val="0"/>
              <w:marTop w:val="0"/>
              <w:marBottom w:val="0"/>
              <w:divBdr>
                <w:top w:val="none" w:sz="0" w:space="0" w:color="auto"/>
                <w:left w:val="none" w:sz="0" w:space="0" w:color="auto"/>
                <w:bottom w:val="none" w:sz="0" w:space="0" w:color="auto"/>
                <w:right w:val="none" w:sz="0" w:space="0" w:color="auto"/>
              </w:divBdr>
            </w:div>
            <w:div w:id="1652979771">
              <w:marLeft w:val="0"/>
              <w:marRight w:val="0"/>
              <w:marTop w:val="0"/>
              <w:marBottom w:val="0"/>
              <w:divBdr>
                <w:top w:val="none" w:sz="0" w:space="0" w:color="auto"/>
                <w:left w:val="none" w:sz="0" w:space="0" w:color="auto"/>
                <w:bottom w:val="none" w:sz="0" w:space="0" w:color="auto"/>
                <w:right w:val="none" w:sz="0" w:space="0" w:color="auto"/>
              </w:divBdr>
            </w:div>
            <w:div w:id="277834467">
              <w:marLeft w:val="0"/>
              <w:marRight w:val="0"/>
              <w:marTop w:val="0"/>
              <w:marBottom w:val="0"/>
              <w:divBdr>
                <w:top w:val="none" w:sz="0" w:space="0" w:color="auto"/>
                <w:left w:val="none" w:sz="0" w:space="0" w:color="auto"/>
                <w:bottom w:val="none" w:sz="0" w:space="0" w:color="auto"/>
                <w:right w:val="none" w:sz="0" w:space="0" w:color="auto"/>
              </w:divBdr>
            </w:div>
            <w:div w:id="810514772">
              <w:marLeft w:val="0"/>
              <w:marRight w:val="0"/>
              <w:marTop w:val="0"/>
              <w:marBottom w:val="0"/>
              <w:divBdr>
                <w:top w:val="none" w:sz="0" w:space="0" w:color="auto"/>
                <w:left w:val="none" w:sz="0" w:space="0" w:color="auto"/>
                <w:bottom w:val="none" w:sz="0" w:space="0" w:color="auto"/>
                <w:right w:val="none" w:sz="0" w:space="0" w:color="auto"/>
              </w:divBdr>
            </w:div>
            <w:div w:id="1183318069">
              <w:marLeft w:val="0"/>
              <w:marRight w:val="0"/>
              <w:marTop w:val="0"/>
              <w:marBottom w:val="0"/>
              <w:divBdr>
                <w:top w:val="none" w:sz="0" w:space="0" w:color="auto"/>
                <w:left w:val="none" w:sz="0" w:space="0" w:color="auto"/>
                <w:bottom w:val="none" w:sz="0" w:space="0" w:color="auto"/>
                <w:right w:val="none" w:sz="0" w:space="0" w:color="auto"/>
              </w:divBdr>
            </w:div>
            <w:div w:id="167984766">
              <w:marLeft w:val="0"/>
              <w:marRight w:val="0"/>
              <w:marTop w:val="0"/>
              <w:marBottom w:val="0"/>
              <w:divBdr>
                <w:top w:val="none" w:sz="0" w:space="0" w:color="auto"/>
                <w:left w:val="none" w:sz="0" w:space="0" w:color="auto"/>
                <w:bottom w:val="none" w:sz="0" w:space="0" w:color="auto"/>
                <w:right w:val="none" w:sz="0" w:space="0" w:color="auto"/>
              </w:divBdr>
            </w:div>
            <w:div w:id="2034842546">
              <w:marLeft w:val="0"/>
              <w:marRight w:val="0"/>
              <w:marTop w:val="0"/>
              <w:marBottom w:val="0"/>
              <w:divBdr>
                <w:top w:val="none" w:sz="0" w:space="0" w:color="auto"/>
                <w:left w:val="none" w:sz="0" w:space="0" w:color="auto"/>
                <w:bottom w:val="none" w:sz="0" w:space="0" w:color="auto"/>
                <w:right w:val="none" w:sz="0" w:space="0" w:color="auto"/>
              </w:divBdr>
            </w:div>
            <w:div w:id="820660847">
              <w:marLeft w:val="0"/>
              <w:marRight w:val="0"/>
              <w:marTop w:val="0"/>
              <w:marBottom w:val="0"/>
              <w:divBdr>
                <w:top w:val="none" w:sz="0" w:space="0" w:color="auto"/>
                <w:left w:val="none" w:sz="0" w:space="0" w:color="auto"/>
                <w:bottom w:val="none" w:sz="0" w:space="0" w:color="auto"/>
                <w:right w:val="none" w:sz="0" w:space="0" w:color="auto"/>
              </w:divBdr>
            </w:div>
            <w:div w:id="609700803">
              <w:marLeft w:val="0"/>
              <w:marRight w:val="0"/>
              <w:marTop w:val="0"/>
              <w:marBottom w:val="0"/>
              <w:divBdr>
                <w:top w:val="none" w:sz="0" w:space="0" w:color="auto"/>
                <w:left w:val="none" w:sz="0" w:space="0" w:color="auto"/>
                <w:bottom w:val="none" w:sz="0" w:space="0" w:color="auto"/>
                <w:right w:val="none" w:sz="0" w:space="0" w:color="auto"/>
              </w:divBdr>
            </w:div>
            <w:div w:id="486291525">
              <w:marLeft w:val="0"/>
              <w:marRight w:val="0"/>
              <w:marTop w:val="0"/>
              <w:marBottom w:val="0"/>
              <w:divBdr>
                <w:top w:val="none" w:sz="0" w:space="0" w:color="auto"/>
                <w:left w:val="none" w:sz="0" w:space="0" w:color="auto"/>
                <w:bottom w:val="none" w:sz="0" w:space="0" w:color="auto"/>
                <w:right w:val="none" w:sz="0" w:space="0" w:color="auto"/>
              </w:divBdr>
            </w:div>
            <w:div w:id="977145641">
              <w:marLeft w:val="0"/>
              <w:marRight w:val="0"/>
              <w:marTop w:val="0"/>
              <w:marBottom w:val="0"/>
              <w:divBdr>
                <w:top w:val="none" w:sz="0" w:space="0" w:color="auto"/>
                <w:left w:val="none" w:sz="0" w:space="0" w:color="auto"/>
                <w:bottom w:val="none" w:sz="0" w:space="0" w:color="auto"/>
                <w:right w:val="none" w:sz="0" w:space="0" w:color="auto"/>
              </w:divBdr>
            </w:div>
            <w:div w:id="691688017">
              <w:marLeft w:val="0"/>
              <w:marRight w:val="0"/>
              <w:marTop w:val="0"/>
              <w:marBottom w:val="0"/>
              <w:divBdr>
                <w:top w:val="none" w:sz="0" w:space="0" w:color="auto"/>
                <w:left w:val="none" w:sz="0" w:space="0" w:color="auto"/>
                <w:bottom w:val="none" w:sz="0" w:space="0" w:color="auto"/>
                <w:right w:val="none" w:sz="0" w:space="0" w:color="auto"/>
              </w:divBdr>
            </w:div>
            <w:div w:id="75130645">
              <w:marLeft w:val="0"/>
              <w:marRight w:val="0"/>
              <w:marTop w:val="0"/>
              <w:marBottom w:val="0"/>
              <w:divBdr>
                <w:top w:val="none" w:sz="0" w:space="0" w:color="auto"/>
                <w:left w:val="none" w:sz="0" w:space="0" w:color="auto"/>
                <w:bottom w:val="none" w:sz="0" w:space="0" w:color="auto"/>
                <w:right w:val="none" w:sz="0" w:space="0" w:color="auto"/>
              </w:divBdr>
            </w:div>
            <w:div w:id="1102988766">
              <w:marLeft w:val="0"/>
              <w:marRight w:val="0"/>
              <w:marTop w:val="0"/>
              <w:marBottom w:val="0"/>
              <w:divBdr>
                <w:top w:val="none" w:sz="0" w:space="0" w:color="auto"/>
                <w:left w:val="none" w:sz="0" w:space="0" w:color="auto"/>
                <w:bottom w:val="none" w:sz="0" w:space="0" w:color="auto"/>
                <w:right w:val="none" w:sz="0" w:space="0" w:color="auto"/>
              </w:divBdr>
            </w:div>
            <w:div w:id="2055346955">
              <w:marLeft w:val="0"/>
              <w:marRight w:val="0"/>
              <w:marTop w:val="0"/>
              <w:marBottom w:val="0"/>
              <w:divBdr>
                <w:top w:val="none" w:sz="0" w:space="0" w:color="auto"/>
                <w:left w:val="none" w:sz="0" w:space="0" w:color="auto"/>
                <w:bottom w:val="none" w:sz="0" w:space="0" w:color="auto"/>
                <w:right w:val="none" w:sz="0" w:space="0" w:color="auto"/>
              </w:divBdr>
            </w:div>
            <w:div w:id="336542751">
              <w:marLeft w:val="0"/>
              <w:marRight w:val="0"/>
              <w:marTop w:val="0"/>
              <w:marBottom w:val="0"/>
              <w:divBdr>
                <w:top w:val="none" w:sz="0" w:space="0" w:color="auto"/>
                <w:left w:val="none" w:sz="0" w:space="0" w:color="auto"/>
                <w:bottom w:val="none" w:sz="0" w:space="0" w:color="auto"/>
                <w:right w:val="none" w:sz="0" w:space="0" w:color="auto"/>
              </w:divBdr>
            </w:div>
            <w:div w:id="324355734">
              <w:marLeft w:val="0"/>
              <w:marRight w:val="0"/>
              <w:marTop w:val="0"/>
              <w:marBottom w:val="0"/>
              <w:divBdr>
                <w:top w:val="none" w:sz="0" w:space="0" w:color="auto"/>
                <w:left w:val="none" w:sz="0" w:space="0" w:color="auto"/>
                <w:bottom w:val="none" w:sz="0" w:space="0" w:color="auto"/>
                <w:right w:val="none" w:sz="0" w:space="0" w:color="auto"/>
              </w:divBdr>
            </w:div>
            <w:div w:id="214558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79985">
      <w:bodyDiv w:val="1"/>
      <w:marLeft w:val="0"/>
      <w:marRight w:val="0"/>
      <w:marTop w:val="0"/>
      <w:marBottom w:val="0"/>
      <w:divBdr>
        <w:top w:val="none" w:sz="0" w:space="0" w:color="auto"/>
        <w:left w:val="none" w:sz="0" w:space="0" w:color="auto"/>
        <w:bottom w:val="none" w:sz="0" w:space="0" w:color="auto"/>
        <w:right w:val="none" w:sz="0" w:space="0" w:color="auto"/>
      </w:divBdr>
    </w:div>
    <w:div w:id="693389631">
      <w:bodyDiv w:val="1"/>
      <w:marLeft w:val="0"/>
      <w:marRight w:val="0"/>
      <w:marTop w:val="0"/>
      <w:marBottom w:val="0"/>
      <w:divBdr>
        <w:top w:val="none" w:sz="0" w:space="0" w:color="auto"/>
        <w:left w:val="none" w:sz="0" w:space="0" w:color="auto"/>
        <w:bottom w:val="none" w:sz="0" w:space="0" w:color="auto"/>
        <w:right w:val="none" w:sz="0" w:space="0" w:color="auto"/>
      </w:divBdr>
    </w:div>
    <w:div w:id="1144470794">
      <w:bodyDiv w:val="1"/>
      <w:marLeft w:val="0"/>
      <w:marRight w:val="0"/>
      <w:marTop w:val="0"/>
      <w:marBottom w:val="0"/>
      <w:divBdr>
        <w:top w:val="none" w:sz="0" w:space="0" w:color="auto"/>
        <w:left w:val="none" w:sz="0" w:space="0" w:color="auto"/>
        <w:bottom w:val="none" w:sz="0" w:space="0" w:color="auto"/>
        <w:right w:val="none" w:sz="0" w:space="0" w:color="auto"/>
      </w:divBdr>
      <w:divsChild>
        <w:div w:id="1727795939">
          <w:marLeft w:val="360"/>
          <w:marRight w:val="0"/>
          <w:marTop w:val="200"/>
          <w:marBottom w:val="0"/>
          <w:divBdr>
            <w:top w:val="none" w:sz="0" w:space="0" w:color="auto"/>
            <w:left w:val="none" w:sz="0" w:space="0" w:color="auto"/>
            <w:bottom w:val="none" w:sz="0" w:space="0" w:color="auto"/>
            <w:right w:val="none" w:sz="0" w:space="0" w:color="auto"/>
          </w:divBdr>
        </w:div>
        <w:div w:id="796535048">
          <w:marLeft w:val="360"/>
          <w:marRight w:val="0"/>
          <w:marTop w:val="200"/>
          <w:marBottom w:val="0"/>
          <w:divBdr>
            <w:top w:val="none" w:sz="0" w:space="0" w:color="auto"/>
            <w:left w:val="none" w:sz="0" w:space="0" w:color="auto"/>
            <w:bottom w:val="none" w:sz="0" w:space="0" w:color="auto"/>
            <w:right w:val="none" w:sz="0" w:space="0" w:color="auto"/>
          </w:divBdr>
        </w:div>
        <w:div w:id="1593053280">
          <w:marLeft w:val="1080"/>
          <w:marRight w:val="0"/>
          <w:marTop w:val="100"/>
          <w:marBottom w:val="0"/>
          <w:divBdr>
            <w:top w:val="none" w:sz="0" w:space="0" w:color="auto"/>
            <w:left w:val="none" w:sz="0" w:space="0" w:color="auto"/>
            <w:bottom w:val="none" w:sz="0" w:space="0" w:color="auto"/>
            <w:right w:val="none" w:sz="0" w:space="0" w:color="auto"/>
          </w:divBdr>
        </w:div>
        <w:div w:id="2082948424">
          <w:marLeft w:val="1080"/>
          <w:marRight w:val="0"/>
          <w:marTop w:val="100"/>
          <w:marBottom w:val="0"/>
          <w:divBdr>
            <w:top w:val="none" w:sz="0" w:space="0" w:color="auto"/>
            <w:left w:val="none" w:sz="0" w:space="0" w:color="auto"/>
            <w:bottom w:val="none" w:sz="0" w:space="0" w:color="auto"/>
            <w:right w:val="none" w:sz="0" w:space="0" w:color="auto"/>
          </w:divBdr>
        </w:div>
        <w:div w:id="614751964">
          <w:marLeft w:val="1080"/>
          <w:marRight w:val="0"/>
          <w:marTop w:val="100"/>
          <w:marBottom w:val="0"/>
          <w:divBdr>
            <w:top w:val="none" w:sz="0" w:space="0" w:color="auto"/>
            <w:left w:val="none" w:sz="0" w:space="0" w:color="auto"/>
            <w:bottom w:val="none" w:sz="0" w:space="0" w:color="auto"/>
            <w:right w:val="none" w:sz="0" w:space="0" w:color="auto"/>
          </w:divBdr>
        </w:div>
        <w:div w:id="1670214040">
          <w:marLeft w:val="1080"/>
          <w:marRight w:val="0"/>
          <w:marTop w:val="100"/>
          <w:marBottom w:val="0"/>
          <w:divBdr>
            <w:top w:val="none" w:sz="0" w:space="0" w:color="auto"/>
            <w:left w:val="none" w:sz="0" w:space="0" w:color="auto"/>
            <w:bottom w:val="none" w:sz="0" w:space="0" w:color="auto"/>
            <w:right w:val="none" w:sz="0" w:space="0" w:color="auto"/>
          </w:divBdr>
        </w:div>
        <w:div w:id="1475289989">
          <w:marLeft w:val="1080"/>
          <w:marRight w:val="0"/>
          <w:marTop w:val="100"/>
          <w:marBottom w:val="0"/>
          <w:divBdr>
            <w:top w:val="none" w:sz="0" w:space="0" w:color="auto"/>
            <w:left w:val="none" w:sz="0" w:space="0" w:color="auto"/>
            <w:bottom w:val="none" w:sz="0" w:space="0" w:color="auto"/>
            <w:right w:val="none" w:sz="0" w:space="0" w:color="auto"/>
          </w:divBdr>
        </w:div>
        <w:div w:id="279773920">
          <w:marLeft w:val="1080"/>
          <w:marRight w:val="0"/>
          <w:marTop w:val="100"/>
          <w:marBottom w:val="0"/>
          <w:divBdr>
            <w:top w:val="none" w:sz="0" w:space="0" w:color="auto"/>
            <w:left w:val="none" w:sz="0" w:space="0" w:color="auto"/>
            <w:bottom w:val="none" w:sz="0" w:space="0" w:color="auto"/>
            <w:right w:val="none" w:sz="0" w:space="0" w:color="auto"/>
          </w:divBdr>
        </w:div>
      </w:divsChild>
    </w:div>
    <w:div w:id="1239747299">
      <w:bodyDiv w:val="1"/>
      <w:marLeft w:val="0"/>
      <w:marRight w:val="0"/>
      <w:marTop w:val="0"/>
      <w:marBottom w:val="0"/>
      <w:divBdr>
        <w:top w:val="none" w:sz="0" w:space="0" w:color="auto"/>
        <w:left w:val="none" w:sz="0" w:space="0" w:color="auto"/>
        <w:bottom w:val="none" w:sz="0" w:space="0" w:color="auto"/>
        <w:right w:val="none" w:sz="0" w:space="0" w:color="auto"/>
      </w:divBdr>
      <w:divsChild>
        <w:div w:id="188640272">
          <w:marLeft w:val="0"/>
          <w:marRight w:val="0"/>
          <w:marTop w:val="0"/>
          <w:marBottom w:val="0"/>
          <w:divBdr>
            <w:top w:val="none" w:sz="0" w:space="0" w:color="auto"/>
            <w:left w:val="none" w:sz="0" w:space="0" w:color="auto"/>
            <w:bottom w:val="none" w:sz="0" w:space="0" w:color="auto"/>
            <w:right w:val="none" w:sz="0" w:space="0" w:color="auto"/>
          </w:divBdr>
          <w:divsChild>
            <w:div w:id="1131753268">
              <w:marLeft w:val="0"/>
              <w:marRight w:val="0"/>
              <w:marTop w:val="0"/>
              <w:marBottom w:val="0"/>
              <w:divBdr>
                <w:top w:val="none" w:sz="0" w:space="0" w:color="auto"/>
                <w:left w:val="none" w:sz="0" w:space="0" w:color="auto"/>
                <w:bottom w:val="none" w:sz="0" w:space="0" w:color="auto"/>
                <w:right w:val="none" w:sz="0" w:space="0" w:color="auto"/>
              </w:divBdr>
            </w:div>
            <w:div w:id="2108501180">
              <w:marLeft w:val="0"/>
              <w:marRight w:val="0"/>
              <w:marTop w:val="0"/>
              <w:marBottom w:val="0"/>
              <w:divBdr>
                <w:top w:val="none" w:sz="0" w:space="0" w:color="auto"/>
                <w:left w:val="none" w:sz="0" w:space="0" w:color="auto"/>
                <w:bottom w:val="none" w:sz="0" w:space="0" w:color="auto"/>
                <w:right w:val="none" w:sz="0" w:space="0" w:color="auto"/>
              </w:divBdr>
            </w:div>
            <w:div w:id="1300070104">
              <w:marLeft w:val="0"/>
              <w:marRight w:val="0"/>
              <w:marTop w:val="0"/>
              <w:marBottom w:val="0"/>
              <w:divBdr>
                <w:top w:val="none" w:sz="0" w:space="0" w:color="auto"/>
                <w:left w:val="none" w:sz="0" w:space="0" w:color="auto"/>
                <w:bottom w:val="none" w:sz="0" w:space="0" w:color="auto"/>
                <w:right w:val="none" w:sz="0" w:space="0" w:color="auto"/>
              </w:divBdr>
            </w:div>
            <w:div w:id="1578636495">
              <w:marLeft w:val="0"/>
              <w:marRight w:val="0"/>
              <w:marTop w:val="0"/>
              <w:marBottom w:val="0"/>
              <w:divBdr>
                <w:top w:val="none" w:sz="0" w:space="0" w:color="auto"/>
                <w:left w:val="none" w:sz="0" w:space="0" w:color="auto"/>
                <w:bottom w:val="none" w:sz="0" w:space="0" w:color="auto"/>
                <w:right w:val="none" w:sz="0" w:space="0" w:color="auto"/>
              </w:divBdr>
            </w:div>
            <w:div w:id="1258176364">
              <w:marLeft w:val="0"/>
              <w:marRight w:val="0"/>
              <w:marTop w:val="0"/>
              <w:marBottom w:val="0"/>
              <w:divBdr>
                <w:top w:val="none" w:sz="0" w:space="0" w:color="auto"/>
                <w:left w:val="none" w:sz="0" w:space="0" w:color="auto"/>
                <w:bottom w:val="none" w:sz="0" w:space="0" w:color="auto"/>
                <w:right w:val="none" w:sz="0" w:space="0" w:color="auto"/>
              </w:divBdr>
            </w:div>
            <w:div w:id="450632229">
              <w:marLeft w:val="0"/>
              <w:marRight w:val="0"/>
              <w:marTop w:val="0"/>
              <w:marBottom w:val="0"/>
              <w:divBdr>
                <w:top w:val="none" w:sz="0" w:space="0" w:color="auto"/>
                <w:left w:val="none" w:sz="0" w:space="0" w:color="auto"/>
                <w:bottom w:val="none" w:sz="0" w:space="0" w:color="auto"/>
                <w:right w:val="none" w:sz="0" w:space="0" w:color="auto"/>
              </w:divBdr>
            </w:div>
            <w:div w:id="285550266">
              <w:marLeft w:val="0"/>
              <w:marRight w:val="0"/>
              <w:marTop w:val="0"/>
              <w:marBottom w:val="0"/>
              <w:divBdr>
                <w:top w:val="none" w:sz="0" w:space="0" w:color="auto"/>
                <w:left w:val="none" w:sz="0" w:space="0" w:color="auto"/>
                <w:bottom w:val="none" w:sz="0" w:space="0" w:color="auto"/>
                <w:right w:val="none" w:sz="0" w:space="0" w:color="auto"/>
              </w:divBdr>
            </w:div>
            <w:div w:id="850605137">
              <w:marLeft w:val="0"/>
              <w:marRight w:val="0"/>
              <w:marTop w:val="0"/>
              <w:marBottom w:val="0"/>
              <w:divBdr>
                <w:top w:val="none" w:sz="0" w:space="0" w:color="auto"/>
                <w:left w:val="none" w:sz="0" w:space="0" w:color="auto"/>
                <w:bottom w:val="none" w:sz="0" w:space="0" w:color="auto"/>
                <w:right w:val="none" w:sz="0" w:space="0" w:color="auto"/>
              </w:divBdr>
            </w:div>
            <w:div w:id="419528554">
              <w:marLeft w:val="0"/>
              <w:marRight w:val="0"/>
              <w:marTop w:val="0"/>
              <w:marBottom w:val="0"/>
              <w:divBdr>
                <w:top w:val="none" w:sz="0" w:space="0" w:color="auto"/>
                <w:left w:val="none" w:sz="0" w:space="0" w:color="auto"/>
                <w:bottom w:val="none" w:sz="0" w:space="0" w:color="auto"/>
                <w:right w:val="none" w:sz="0" w:space="0" w:color="auto"/>
              </w:divBdr>
            </w:div>
            <w:div w:id="663246718">
              <w:marLeft w:val="0"/>
              <w:marRight w:val="0"/>
              <w:marTop w:val="0"/>
              <w:marBottom w:val="0"/>
              <w:divBdr>
                <w:top w:val="none" w:sz="0" w:space="0" w:color="auto"/>
                <w:left w:val="none" w:sz="0" w:space="0" w:color="auto"/>
                <w:bottom w:val="none" w:sz="0" w:space="0" w:color="auto"/>
                <w:right w:val="none" w:sz="0" w:space="0" w:color="auto"/>
              </w:divBdr>
            </w:div>
            <w:div w:id="512761542">
              <w:marLeft w:val="0"/>
              <w:marRight w:val="0"/>
              <w:marTop w:val="0"/>
              <w:marBottom w:val="0"/>
              <w:divBdr>
                <w:top w:val="none" w:sz="0" w:space="0" w:color="auto"/>
                <w:left w:val="none" w:sz="0" w:space="0" w:color="auto"/>
                <w:bottom w:val="none" w:sz="0" w:space="0" w:color="auto"/>
                <w:right w:val="none" w:sz="0" w:space="0" w:color="auto"/>
              </w:divBdr>
            </w:div>
            <w:div w:id="736977928">
              <w:marLeft w:val="0"/>
              <w:marRight w:val="0"/>
              <w:marTop w:val="0"/>
              <w:marBottom w:val="0"/>
              <w:divBdr>
                <w:top w:val="none" w:sz="0" w:space="0" w:color="auto"/>
                <w:left w:val="none" w:sz="0" w:space="0" w:color="auto"/>
                <w:bottom w:val="none" w:sz="0" w:space="0" w:color="auto"/>
                <w:right w:val="none" w:sz="0" w:space="0" w:color="auto"/>
              </w:divBdr>
            </w:div>
            <w:div w:id="442454839">
              <w:marLeft w:val="0"/>
              <w:marRight w:val="0"/>
              <w:marTop w:val="0"/>
              <w:marBottom w:val="0"/>
              <w:divBdr>
                <w:top w:val="none" w:sz="0" w:space="0" w:color="auto"/>
                <w:left w:val="none" w:sz="0" w:space="0" w:color="auto"/>
                <w:bottom w:val="none" w:sz="0" w:space="0" w:color="auto"/>
                <w:right w:val="none" w:sz="0" w:space="0" w:color="auto"/>
              </w:divBdr>
            </w:div>
            <w:div w:id="1946225307">
              <w:marLeft w:val="0"/>
              <w:marRight w:val="0"/>
              <w:marTop w:val="0"/>
              <w:marBottom w:val="0"/>
              <w:divBdr>
                <w:top w:val="none" w:sz="0" w:space="0" w:color="auto"/>
                <w:left w:val="none" w:sz="0" w:space="0" w:color="auto"/>
                <w:bottom w:val="none" w:sz="0" w:space="0" w:color="auto"/>
                <w:right w:val="none" w:sz="0" w:space="0" w:color="auto"/>
              </w:divBdr>
            </w:div>
            <w:div w:id="1779910983">
              <w:marLeft w:val="0"/>
              <w:marRight w:val="0"/>
              <w:marTop w:val="0"/>
              <w:marBottom w:val="0"/>
              <w:divBdr>
                <w:top w:val="none" w:sz="0" w:space="0" w:color="auto"/>
                <w:left w:val="none" w:sz="0" w:space="0" w:color="auto"/>
                <w:bottom w:val="none" w:sz="0" w:space="0" w:color="auto"/>
                <w:right w:val="none" w:sz="0" w:space="0" w:color="auto"/>
              </w:divBdr>
            </w:div>
            <w:div w:id="1276716524">
              <w:marLeft w:val="0"/>
              <w:marRight w:val="0"/>
              <w:marTop w:val="0"/>
              <w:marBottom w:val="0"/>
              <w:divBdr>
                <w:top w:val="none" w:sz="0" w:space="0" w:color="auto"/>
                <w:left w:val="none" w:sz="0" w:space="0" w:color="auto"/>
                <w:bottom w:val="none" w:sz="0" w:space="0" w:color="auto"/>
                <w:right w:val="none" w:sz="0" w:space="0" w:color="auto"/>
              </w:divBdr>
            </w:div>
            <w:div w:id="1893543941">
              <w:marLeft w:val="0"/>
              <w:marRight w:val="0"/>
              <w:marTop w:val="0"/>
              <w:marBottom w:val="0"/>
              <w:divBdr>
                <w:top w:val="none" w:sz="0" w:space="0" w:color="auto"/>
                <w:left w:val="none" w:sz="0" w:space="0" w:color="auto"/>
                <w:bottom w:val="none" w:sz="0" w:space="0" w:color="auto"/>
                <w:right w:val="none" w:sz="0" w:space="0" w:color="auto"/>
              </w:divBdr>
            </w:div>
            <w:div w:id="888762281">
              <w:marLeft w:val="0"/>
              <w:marRight w:val="0"/>
              <w:marTop w:val="0"/>
              <w:marBottom w:val="0"/>
              <w:divBdr>
                <w:top w:val="none" w:sz="0" w:space="0" w:color="auto"/>
                <w:left w:val="none" w:sz="0" w:space="0" w:color="auto"/>
                <w:bottom w:val="none" w:sz="0" w:space="0" w:color="auto"/>
                <w:right w:val="none" w:sz="0" w:space="0" w:color="auto"/>
              </w:divBdr>
            </w:div>
            <w:div w:id="1336106755">
              <w:marLeft w:val="0"/>
              <w:marRight w:val="0"/>
              <w:marTop w:val="0"/>
              <w:marBottom w:val="0"/>
              <w:divBdr>
                <w:top w:val="none" w:sz="0" w:space="0" w:color="auto"/>
                <w:left w:val="none" w:sz="0" w:space="0" w:color="auto"/>
                <w:bottom w:val="none" w:sz="0" w:space="0" w:color="auto"/>
                <w:right w:val="none" w:sz="0" w:space="0" w:color="auto"/>
              </w:divBdr>
            </w:div>
            <w:div w:id="425198324">
              <w:marLeft w:val="0"/>
              <w:marRight w:val="0"/>
              <w:marTop w:val="0"/>
              <w:marBottom w:val="0"/>
              <w:divBdr>
                <w:top w:val="none" w:sz="0" w:space="0" w:color="auto"/>
                <w:left w:val="none" w:sz="0" w:space="0" w:color="auto"/>
                <w:bottom w:val="none" w:sz="0" w:space="0" w:color="auto"/>
                <w:right w:val="none" w:sz="0" w:space="0" w:color="auto"/>
              </w:divBdr>
            </w:div>
            <w:div w:id="1272322515">
              <w:marLeft w:val="0"/>
              <w:marRight w:val="0"/>
              <w:marTop w:val="0"/>
              <w:marBottom w:val="0"/>
              <w:divBdr>
                <w:top w:val="none" w:sz="0" w:space="0" w:color="auto"/>
                <w:left w:val="none" w:sz="0" w:space="0" w:color="auto"/>
                <w:bottom w:val="none" w:sz="0" w:space="0" w:color="auto"/>
                <w:right w:val="none" w:sz="0" w:space="0" w:color="auto"/>
              </w:divBdr>
            </w:div>
            <w:div w:id="1017852601">
              <w:marLeft w:val="0"/>
              <w:marRight w:val="0"/>
              <w:marTop w:val="0"/>
              <w:marBottom w:val="0"/>
              <w:divBdr>
                <w:top w:val="none" w:sz="0" w:space="0" w:color="auto"/>
                <w:left w:val="none" w:sz="0" w:space="0" w:color="auto"/>
                <w:bottom w:val="none" w:sz="0" w:space="0" w:color="auto"/>
                <w:right w:val="none" w:sz="0" w:space="0" w:color="auto"/>
              </w:divBdr>
            </w:div>
            <w:div w:id="1843937116">
              <w:marLeft w:val="0"/>
              <w:marRight w:val="0"/>
              <w:marTop w:val="0"/>
              <w:marBottom w:val="0"/>
              <w:divBdr>
                <w:top w:val="none" w:sz="0" w:space="0" w:color="auto"/>
                <w:left w:val="none" w:sz="0" w:space="0" w:color="auto"/>
                <w:bottom w:val="none" w:sz="0" w:space="0" w:color="auto"/>
                <w:right w:val="none" w:sz="0" w:space="0" w:color="auto"/>
              </w:divBdr>
            </w:div>
            <w:div w:id="1317297012">
              <w:marLeft w:val="0"/>
              <w:marRight w:val="0"/>
              <w:marTop w:val="0"/>
              <w:marBottom w:val="0"/>
              <w:divBdr>
                <w:top w:val="none" w:sz="0" w:space="0" w:color="auto"/>
                <w:left w:val="none" w:sz="0" w:space="0" w:color="auto"/>
                <w:bottom w:val="none" w:sz="0" w:space="0" w:color="auto"/>
                <w:right w:val="none" w:sz="0" w:space="0" w:color="auto"/>
              </w:divBdr>
            </w:div>
            <w:div w:id="586353632">
              <w:marLeft w:val="0"/>
              <w:marRight w:val="0"/>
              <w:marTop w:val="0"/>
              <w:marBottom w:val="0"/>
              <w:divBdr>
                <w:top w:val="none" w:sz="0" w:space="0" w:color="auto"/>
                <w:left w:val="none" w:sz="0" w:space="0" w:color="auto"/>
                <w:bottom w:val="none" w:sz="0" w:space="0" w:color="auto"/>
                <w:right w:val="none" w:sz="0" w:space="0" w:color="auto"/>
              </w:divBdr>
            </w:div>
            <w:div w:id="220139611">
              <w:marLeft w:val="0"/>
              <w:marRight w:val="0"/>
              <w:marTop w:val="0"/>
              <w:marBottom w:val="0"/>
              <w:divBdr>
                <w:top w:val="none" w:sz="0" w:space="0" w:color="auto"/>
                <w:left w:val="none" w:sz="0" w:space="0" w:color="auto"/>
                <w:bottom w:val="none" w:sz="0" w:space="0" w:color="auto"/>
                <w:right w:val="none" w:sz="0" w:space="0" w:color="auto"/>
              </w:divBdr>
            </w:div>
            <w:div w:id="138771170">
              <w:marLeft w:val="0"/>
              <w:marRight w:val="0"/>
              <w:marTop w:val="0"/>
              <w:marBottom w:val="0"/>
              <w:divBdr>
                <w:top w:val="none" w:sz="0" w:space="0" w:color="auto"/>
                <w:left w:val="none" w:sz="0" w:space="0" w:color="auto"/>
                <w:bottom w:val="none" w:sz="0" w:space="0" w:color="auto"/>
                <w:right w:val="none" w:sz="0" w:space="0" w:color="auto"/>
              </w:divBdr>
            </w:div>
            <w:div w:id="1422794905">
              <w:marLeft w:val="0"/>
              <w:marRight w:val="0"/>
              <w:marTop w:val="0"/>
              <w:marBottom w:val="0"/>
              <w:divBdr>
                <w:top w:val="none" w:sz="0" w:space="0" w:color="auto"/>
                <w:left w:val="none" w:sz="0" w:space="0" w:color="auto"/>
                <w:bottom w:val="none" w:sz="0" w:space="0" w:color="auto"/>
                <w:right w:val="none" w:sz="0" w:space="0" w:color="auto"/>
              </w:divBdr>
            </w:div>
            <w:div w:id="435255041">
              <w:marLeft w:val="0"/>
              <w:marRight w:val="0"/>
              <w:marTop w:val="0"/>
              <w:marBottom w:val="0"/>
              <w:divBdr>
                <w:top w:val="none" w:sz="0" w:space="0" w:color="auto"/>
                <w:left w:val="none" w:sz="0" w:space="0" w:color="auto"/>
                <w:bottom w:val="none" w:sz="0" w:space="0" w:color="auto"/>
                <w:right w:val="none" w:sz="0" w:space="0" w:color="auto"/>
              </w:divBdr>
            </w:div>
            <w:div w:id="482627531">
              <w:marLeft w:val="0"/>
              <w:marRight w:val="0"/>
              <w:marTop w:val="0"/>
              <w:marBottom w:val="0"/>
              <w:divBdr>
                <w:top w:val="none" w:sz="0" w:space="0" w:color="auto"/>
                <w:left w:val="none" w:sz="0" w:space="0" w:color="auto"/>
                <w:bottom w:val="none" w:sz="0" w:space="0" w:color="auto"/>
                <w:right w:val="none" w:sz="0" w:space="0" w:color="auto"/>
              </w:divBdr>
            </w:div>
            <w:div w:id="1243640975">
              <w:marLeft w:val="0"/>
              <w:marRight w:val="0"/>
              <w:marTop w:val="0"/>
              <w:marBottom w:val="0"/>
              <w:divBdr>
                <w:top w:val="none" w:sz="0" w:space="0" w:color="auto"/>
                <w:left w:val="none" w:sz="0" w:space="0" w:color="auto"/>
                <w:bottom w:val="none" w:sz="0" w:space="0" w:color="auto"/>
                <w:right w:val="none" w:sz="0" w:space="0" w:color="auto"/>
              </w:divBdr>
            </w:div>
            <w:div w:id="821312623">
              <w:marLeft w:val="0"/>
              <w:marRight w:val="0"/>
              <w:marTop w:val="0"/>
              <w:marBottom w:val="0"/>
              <w:divBdr>
                <w:top w:val="none" w:sz="0" w:space="0" w:color="auto"/>
                <w:left w:val="none" w:sz="0" w:space="0" w:color="auto"/>
                <w:bottom w:val="none" w:sz="0" w:space="0" w:color="auto"/>
                <w:right w:val="none" w:sz="0" w:space="0" w:color="auto"/>
              </w:divBdr>
            </w:div>
            <w:div w:id="355159029">
              <w:marLeft w:val="0"/>
              <w:marRight w:val="0"/>
              <w:marTop w:val="0"/>
              <w:marBottom w:val="0"/>
              <w:divBdr>
                <w:top w:val="none" w:sz="0" w:space="0" w:color="auto"/>
                <w:left w:val="none" w:sz="0" w:space="0" w:color="auto"/>
                <w:bottom w:val="none" w:sz="0" w:space="0" w:color="auto"/>
                <w:right w:val="none" w:sz="0" w:space="0" w:color="auto"/>
              </w:divBdr>
            </w:div>
            <w:div w:id="347562209">
              <w:marLeft w:val="0"/>
              <w:marRight w:val="0"/>
              <w:marTop w:val="0"/>
              <w:marBottom w:val="0"/>
              <w:divBdr>
                <w:top w:val="none" w:sz="0" w:space="0" w:color="auto"/>
                <w:left w:val="none" w:sz="0" w:space="0" w:color="auto"/>
                <w:bottom w:val="none" w:sz="0" w:space="0" w:color="auto"/>
                <w:right w:val="none" w:sz="0" w:space="0" w:color="auto"/>
              </w:divBdr>
            </w:div>
            <w:div w:id="703945557">
              <w:marLeft w:val="0"/>
              <w:marRight w:val="0"/>
              <w:marTop w:val="0"/>
              <w:marBottom w:val="0"/>
              <w:divBdr>
                <w:top w:val="none" w:sz="0" w:space="0" w:color="auto"/>
                <w:left w:val="none" w:sz="0" w:space="0" w:color="auto"/>
                <w:bottom w:val="none" w:sz="0" w:space="0" w:color="auto"/>
                <w:right w:val="none" w:sz="0" w:space="0" w:color="auto"/>
              </w:divBdr>
            </w:div>
            <w:div w:id="2100788523">
              <w:marLeft w:val="0"/>
              <w:marRight w:val="0"/>
              <w:marTop w:val="0"/>
              <w:marBottom w:val="0"/>
              <w:divBdr>
                <w:top w:val="none" w:sz="0" w:space="0" w:color="auto"/>
                <w:left w:val="none" w:sz="0" w:space="0" w:color="auto"/>
                <w:bottom w:val="none" w:sz="0" w:space="0" w:color="auto"/>
                <w:right w:val="none" w:sz="0" w:space="0" w:color="auto"/>
              </w:divBdr>
            </w:div>
            <w:div w:id="1989555676">
              <w:marLeft w:val="0"/>
              <w:marRight w:val="0"/>
              <w:marTop w:val="0"/>
              <w:marBottom w:val="0"/>
              <w:divBdr>
                <w:top w:val="none" w:sz="0" w:space="0" w:color="auto"/>
                <w:left w:val="none" w:sz="0" w:space="0" w:color="auto"/>
                <w:bottom w:val="none" w:sz="0" w:space="0" w:color="auto"/>
                <w:right w:val="none" w:sz="0" w:space="0" w:color="auto"/>
              </w:divBdr>
            </w:div>
            <w:div w:id="1567491337">
              <w:marLeft w:val="0"/>
              <w:marRight w:val="0"/>
              <w:marTop w:val="0"/>
              <w:marBottom w:val="0"/>
              <w:divBdr>
                <w:top w:val="none" w:sz="0" w:space="0" w:color="auto"/>
                <w:left w:val="none" w:sz="0" w:space="0" w:color="auto"/>
                <w:bottom w:val="none" w:sz="0" w:space="0" w:color="auto"/>
                <w:right w:val="none" w:sz="0" w:space="0" w:color="auto"/>
              </w:divBdr>
            </w:div>
            <w:div w:id="1042290183">
              <w:marLeft w:val="0"/>
              <w:marRight w:val="0"/>
              <w:marTop w:val="0"/>
              <w:marBottom w:val="0"/>
              <w:divBdr>
                <w:top w:val="none" w:sz="0" w:space="0" w:color="auto"/>
                <w:left w:val="none" w:sz="0" w:space="0" w:color="auto"/>
                <w:bottom w:val="none" w:sz="0" w:space="0" w:color="auto"/>
                <w:right w:val="none" w:sz="0" w:space="0" w:color="auto"/>
              </w:divBdr>
            </w:div>
            <w:div w:id="171142755">
              <w:marLeft w:val="0"/>
              <w:marRight w:val="0"/>
              <w:marTop w:val="0"/>
              <w:marBottom w:val="0"/>
              <w:divBdr>
                <w:top w:val="none" w:sz="0" w:space="0" w:color="auto"/>
                <w:left w:val="none" w:sz="0" w:space="0" w:color="auto"/>
                <w:bottom w:val="none" w:sz="0" w:space="0" w:color="auto"/>
                <w:right w:val="none" w:sz="0" w:space="0" w:color="auto"/>
              </w:divBdr>
            </w:div>
            <w:div w:id="2012492031">
              <w:marLeft w:val="0"/>
              <w:marRight w:val="0"/>
              <w:marTop w:val="0"/>
              <w:marBottom w:val="0"/>
              <w:divBdr>
                <w:top w:val="none" w:sz="0" w:space="0" w:color="auto"/>
                <w:left w:val="none" w:sz="0" w:space="0" w:color="auto"/>
                <w:bottom w:val="none" w:sz="0" w:space="0" w:color="auto"/>
                <w:right w:val="none" w:sz="0" w:space="0" w:color="auto"/>
              </w:divBdr>
            </w:div>
            <w:div w:id="1169248523">
              <w:marLeft w:val="0"/>
              <w:marRight w:val="0"/>
              <w:marTop w:val="0"/>
              <w:marBottom w:val="0"/>
              <w:divBdr>
                <w:top w:val="none" w:sz="0" w:space="0" w:color="auto"/>
                <w:left w:val="none" w:sz="0" w:space="0" w:color="auto"/>
                <w:bottom w:val="none" w:sz="0" w:space="0" w:color="auto"/>
                <w:right w:val="none" w:sz="0" w:space="0" w:color="auto"/>
              </w:divBdr>
            </w:div>
            <w:div w:id="667488307">
              <w:marLeft w:val="0"/>
              <w:marRight w:val="0"/>
              <w:marTop w:val="0"/>
              <w:marBottom w:val="0"/>
              <w:divBdr>
                <w:top w:val="none" w:sz="0" w:space="0" w:color="auto"/>
                <w:left w:val="none" w:sz="0" w:space="0" w:color="auto"/>
                <w:bottom w:val="none" w:sz="0" w:space="0" w:color="auto"/>
                <w:right w:val="none" w:sz="0" w:space="0" w:color="auto"/>
              </w:divBdr>
            </w:div>
            <w:div w:id="224679183">
              <w:marLeft w:val="0"/>
              <w:marRight w:val="0"/>
              <w:marTop w:val="0"/>
              <w:marBottom w:val="0"/>
              <w:divBdr>
                <w:top w:val="none" w:sz="0" w:space="0" w:color="auto"/>
                <w:left w:val="none" w:sz="0" w:space="0" w:color="auto"/>
                <w:bottom w:val="none" w:sz="0" w:space="0" w:color="auto"/>
                <w:right w:val="none" w:sz="0" w:space="0" w:color="auto"/>
              </w:divBdr>
            </w:div>
            <w:div w:id="113313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59794">
      <w:bodyDiv w:val="1"/>
      <w:marLeft w:val="0"/>
      <w:marRight w:val="0"/>
      <w:marTop w:val="0"/>
      <w:marBottom w:val="0"/>
      <w:divBdr>
        <w:top w:val="none" w:sz="0" w:space="0" w:color="auto"/>
        <w:left w:val="none" w:sz="0" w:space="0" w:color="auto"/>
        <w:bottom w:val="none" w:sz="0" w:space="0" w:color="auto"/>
        <w:right w:val="none" w:sz="0" w:space="0" w:color="auto"/>
      </w:divBdr>
    </w:div>
    <w:div w:id="1970083514">
      <w:bodyDiv w:val="1"/>
      <w:marLeft w:val="0"/>
      <w:marRight w:val="0"/>
      <w:marTop w:val="0"/>
      <w:marBottom w:val="0"/>
      <w:divBdr>
        <w:top w:val="none" w:sz="0" w:space="0" w:color="auto"/>
        <w:left w:val="none" w:sz="0" w:space="0" w:color="auto"/>
        <w:bottom w:val="none" w:sz="0" w:space="0" w:color="auto"/>
        <w:right w:val="none" w:sz="0" w:space="0" w:color="auto"/>
      </w:divBdr>
    </w:div>
    <w:div w:id="2067025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aws.amazon.com/AmazonRDS/latest/AuroraUserGuide/AuroraMySQL.Reference.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github.com/orandolph8/ADT-Final-Project/tree/main" TargetMode="Externa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aws.amazon.com/AmazonRDS/latest/UserGuide/USER_PerfInsights.Overview.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orandolph8/ADT-Final-Project/tree/main"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eeksforgeeks.org/devops/introduction-to-aws-simple-storage-service-aws-s3/"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aws.amazon.com/quicksight/q/"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repost.aws/articles/ARmIOpARjHTyKW0_dc8b3RVQ/connect-to-your-amazon-aurora-mysql-db-cluster" TargetMode="External"/><Relationship Id="rId30" Type="http://schemas.openxmlformats.org/officeDocument/2006/relationships/hyperlink" Target="https://docs.aws.amazon.com/quicksight/latest/user/welcome.html"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14</Pages>
  <Words>1884</Words>
  <Characters>10741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Randolph</dc:creator>
  <cp:keywords/>
  <dc:description/>
  <cp:lastModifiedBy>Fernandez, Marcos</cp:lastModifiedBy>
  <cp:revision>8</cp:revision>
  <dcterms:created xsi:type="dcterms:W3CDTF">2025-08-02T13:47:00Z</dcterms:created>
  <dcterms:modified xsi:type="dcterms:W3CDTF">2025-08-02T17:46:00Z</dcterms:modified>
</cp:coreProperties>
</file>